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4EBE2" w14:textId="44B0133E" w:rsidR="0064272A" w:rsidRDefault="0064272A">
      <w:pPr>
        <w:rPr>
          <w:rFonts w:ascii="Times New Roman" w:hAnsi="Times New Roman" w:cs="Times New Roman"/>
          <w:b/>
        </w:rPr>
      </w:pPr>
      <w:r>
        <w:rPr>
          <w:rFonts w:ascii="Times New Roman" w:hAnsi="Times New Roman" w:cs="Times New Roman"/>
          <w:b/>
        </w:rPr>
        <w:t xml:space="preserve">Title: </w:t>
      </w:r>
      <w:r w:rsidRPr="0064272A">
        <w:rPr>
          <w:rFonts w:ascii="Times New Roman" w:hAnsi="Times New Roman" w:cs="Times New Roman"/>
        </w:rPr>
        <w:t>Arboreal and terrestrial lungless salamanders occupy distinct broad-scale climatic niches</w:t>
      </w:r>
      <w:r>
        <w:rPr>
          <w:rFonts w:ascii="Times New Roman" w:hAnsi="Times New Roman" w:cs="Times New Roman"/>
        </w:rPr>
        <w:t>.</w:t>
      </w:r>
    </w:p>
    <w:p w14:paraId="0B3D930C" w14:textId="77777777" w:rsidR="0064272A" w:rsidRDefault="0064272A">
      <w:pPr>
        <w:rPr>
          <w:rFonts w:ascii="Times New Roman" w:hAnsi="Times New Roman" w:cs="Times New Roman"/>
          <w:b/>
        </w:rPr>
      </w:pPr>
    </w:p>
    <w:p w14:paraId="70BF2111" w14:textId="2E58678D" w:rsidR="005C40BA" w:rsidRDefault="005C40BA">
      <w:pPr>
        <w:rPr>
          <w:rFonts w:ascii="Times New Roman" w:hAnsi="Times New Roman" w:cs="Times New Roman"/>
          <w:b/>
        </w:rPr>
      </w:pPr>
      <w:r>
        <w:rPr>
          <w:rFonts w:ascii="Times New Roman" w:hAnsi="Times New Roman" w:cs="Times New Roman"/>
          <w:b/>
        </w:rPr>
        <w:t>Abstract</w:t>
      </w:r>
    </w:p>
    <w:p w14:paraId="49185DED" w14:textId="50EF2B94" w:rsidR="00112A11" w:rsidRDefault="00B82FE6" w:rsidP="00666EA7">
      <w:pPr>
        <w:ind w:firstLine="720"/>
        <w:rPr>
          <w:ins w:id="0" w:author="Mellenthin, Lauren" w:date="2019-10-07T09:38:00Z"/>
          <w:rFonts w:ascii="Times New Roman" w:hAnsi="Times New Roman" w:cs="Times New Roman"/>
        </w:rPr>
      </w:pPr>
      <w:commentRangeStart w:id="1"/>
      <w:ins w:id="2" w:author="Mellenthin, Lauren" w:date="2019-10-07T09:47:00Z">
        <w:r>
          <w:rPr>
            <w:rFonts w:ascii="Times New Roman" w:hAnsi="Times New Roman" w:cs="Times New Roman"/>
          </w:rPr>
          <w:t>Species specific m</w:t>
        </w:r>
      </w:ins>
      <w:ins w:id="3" w:author="Mellenthin, Lauren" w:date="2019-10-07T09:45:00Z">
        <w:r>
          <w:rPr>
            <w:rFonts w:ascii="Times New Roman" w:hAnsi="Times New Roman" w:cs="Times New Roman"/>
          </w:rPr>
          <w:t>icrohabitat specialization</w:t>
        </w:r>
      </w:ins>
      <w:ins w:id="4" w:author="Mellenthin, Lauren" w:date="2019-10-07T09:36:00Z">
        <w:r w:rsidR="00112A11">
          <w:rPr>
            <w:rFonts w:ascii="Times New Roman" w:hAnsi="Times New Roman" w:cs="Times New Roman"/>
          </w:rPr>
          <w:t xml:space="preserve"> </w:t>
        </w:r>
      </w:ins>
      <w:ins w:id="5" w:author="Mellenthin, Lauren" w:date="2019-10-07T09:47:00Z">
        <w:r>
          <w:rPr>
            <w:rFonts w:ascii="Times New Roman" w:hAnsi="Times New Roman" w:cs="Times New Roman"/>
          </w:rPr>
          <w:t>is</w:t>
        </w:r>
      </w:ins>
      <w:ins w:id="6" w:author="Mellenthin, Lauren" w:date="2019-10-07T09:36:00Z">
        <w:r w:rsidR="00112A11">
          <w:rPr>
            <w:rFonts w:ascii="Times New Roman" w:hAnsi="Times New Roman" w:cs="Times New Roman"/>
          </w:rPr>
          <w:t xml:space="preserve"> indicative of divergence a</w:t>
        </w:r>
      </w:ins>
      <w:ins w:id="7" w:author="Mellenthin, Lauren" w:date="2019-10-07T09:46:00Z">
        <w:r>
          <w:rPr>
            <w:rFonts w:ascii="Times New Roman" w:hAnsi="Times New Roman" w:cs="Times New Roman"/>
          </w:rPr>
          <w:t xml:space="preserve">nd </w:t>
        </w:r>
      </w:ins>
      <w:ins w:id="8" w:author="Mellenthin, Lauren" w:date="2019-10-07T09:47:00Z">
        <w:r>
          <w:rPr>
            <w:rFonts w:ascii="Times New Roman" w:hAnsi="Times New Roman" w:cs="Times New Roman"/>
          </w:rPr>
          <w:t>is</w:t>
        </w:r>
      </w:ins>
      <w:ins w:id="9" w:author="Mellenthin, Lauren" w:date="2019-10-07T09:36:00Z">
        <w:r w:rsidR="00112A11">
          <w:rPr>
            <w:rFonts w:ascii="Times New Roman" w:hAnsi="Times New Roman" w:cs="Times New Roman"/>
          </w:rPr>
          <w:t xml:space="preserve"> important for contextualizing </w:t>
        </w:r>
      </w:ins>
      <w:ins w:id="10" w:author="Mellenthin, Lauren" w:date="2019-10-07T09:37:00Z">
        <w:r w:rsidR="00112A11">
          <w:rPr>
            <w:rFonts w:ascii="Times New Roman" w:hAnsi="Times New Roman" w:cs="Times New Roman"/>
          </w:rPr>
          <w:t xml:space="preserve">evolutionary selection and improving our understanding of </w:t>
        </w:r>
      </w:ins>
      <w:ins w:id="11" w:author="Mellenthin, Lauren" w:date="2019-10-07T09:47:00Z">
        <w:r>
          <w:rPr>
            <w:rFonts w:ascii="Times New Roman" w:hAnsi="Times New Roman" w:cs="Times New Roman"/>
          </w:rPr>
          <w:t xml:space="preserve">what factors lead to </w:t>
        </w:r>
      </w:ins>
      <w:ins w:id="12" w:author="Mellenthin, Lauren" w:date="2019-10-09T10:59:00Z">
        <w:r w:rsidR="00091D9B">
          <w:rPr>
            <w:rFonts w:ascii="Times New Roman" w:hAnsi="Times New Roman" w:cs="Times New Roman"/>
          </w:rPr>
          <w:t>a variety</w:t>
        </w:r>
      </w:ins>
      <w:ins w:id="13" w:author="Mellenthin, Lauren" w:date="2019-10-07T09:48:00Z">
        <w:r>
          <w:rPr>
            <w:rFonts w:ascii="Times New Roman" w:hAnsi="Times New Roman" w:cs="Times New Roman"/>
          </w:rPr>
          <w:t xml:space="preserve"> of microhabitats</w:t>
        </w:r>
      </w:ins>
      <w:ins w:id="14" w:author="Mellenthin, Lauren" w:date="2019-10-07T09:37:00Z">
        <w:r w:rsidR="00112A11">
          <w:rPr>
            <w:rFonts w:ascii="Times New Roman" w:hAnsi="Times New Roman" w:cs="Times New Roman"/>
          </w:rPr>
          <w:t>.</w:t>
        </w:r>
      </w:ins>
      <w:ins w:id="15" w:author="Mellenthin, Lauren" w:date="2019-10-07T09:39:00Z">
        <w:r w:rsidR="00112A11">
          <w:rPr>
            <w:rFonts w:ascii="Times New Roman" w:hAnsi="Times New Roman" w:cs="Times New Roman"/>
          </w:rPr>
          <w:t xml:space="preserve"> </w:t>
        </w:r>
      </w:ins>
      <w:commentRangeEnd w:id="1"/>
      <w:ins w:id="16" w:author="Mellenthin, Lauren" w:date="2019-10-07T10:03:00Z">
        <w:r w:rsidR="002D2222">
          <w:rPr>
            <w:rStyle w:val="CommentReference"/>
          </w:rPr>
          <w:commentReference w:id="1"/>
        </w:r>
      </w:ins>
      <w:ins w:id="17" w:author="Mellenthin, Lauren" w:date="2019-10-07T09:39:00Z">
        <w:r w:rsidR="00112A11">
          <w:rPr>
            <w:rFonts w:ascii="Times New Roman" w:hAnsi="Times New Roman" w:cs="Times New Roman"/>
          </w:rPr>
          <w:t xml:space="preserve">One widely used proxy for inferring microhabitat specialization is </w:t>
        </w:r>
      </w:ins>
      <w:ins w:id="18" w:author="Mellenthin, Lauren" w:date="2019-10-07T09:45:00Z">
        <w:r>
          <w:rPr>
            <w:rFonts w:ascii="Times New Roman" w:hAnsi="Times New Roman" w:cs="Times New Roman"/>
          </w:rPr>
          <w:t>using</w:t>
        </w:r>
      </w:ins>
      <w:ins w:id="19" w:author="Mellenthin, Lauren" w:date="2019-10-07T09:39:00Z">
        <w:r>
          <w:rPr>
            <w:rFonts w:ascii="Times New Roman" w:hAnsi="Times New Roman" w:cs="Times New Roman"/>
          </w:rPr>
          <w:t xml:space="preserve"> </w:t>
        </w:r>
        <w:r w:rsidR="00112A11">
          <w:rPr>
            <w:rFonts w:ascii="Times New Roman" w:hAnsi="Times New Roman" w:cs="Times New Roman"/>
          </w:rPr>
          <w:t>climate</w:t>
        </w:r>
        <w:r>
          <w:rPr>
            <w:rFonts w:ascii="Times New Roman" w:hAnsi="Times New Roman" w:cs="Times New Roman"/>
          </w:rPr>
          <w:t xml:space="preserve"> p</w:t>
        </w:r>
      </w:ins>
      <w:ins w:id="20" w:author="Mellenthin, Lauren" w:date="2019-10-07T09:40:00Z">
        <w:r>
          <w:rPr>
            <w:rFonts w:ascii="Times New Roman" w:hAnsi="Times New Roman" w:cs="Times New Roman"/>
          </w:rPr>
          <w:t>redictions, which is thought to be a driving factor for the dispersal</w:t>
        </w:r>
      </w:ins>
      <w:ins w:id="21" w:author="Mellenthin, Lauren" w:date="2019-10-07T09:50:00Z">
        <w:r w:rsidR="00666EA7">
          <w:rPr>
            <w:rFonts w:ascii="Times New Roman" w:hAnsi="Times New Roman" w:cs="Times New Roman"/>
          </w:rPr>
          <w:t xml:space="preserve">, especially in </w:t>
        </w:r>
      </w:ins>
      <w:ins w:id="22" w:author="Mellenthin, Lauren" w:date="2019-10-07T09:51:00Z">
        <w:r w:rsidR="00666EA7">
          <w:rPr>
            <w:rFonts w:ascii="Times New Roman" w:hAnsi="Times New Roman" w:cs="Times New Roman"/>
          </w:rPr>
          <w:t>amphibians</w:t>
        </w:r>
      </w:ins>
      <w:ins w:id="23" w:author="Mellenthin, Lauren" w:date="2019-10-07T09:40:00Z">
        <w:r>
          <w:rPr>
            <w:rFonts w:ascii="Times New Roman" w:hAnsi="Times New Roman" w:cs="Times New Roman"/>
          </w:rPr>
          <w:t xml:space="preserve">. </w:t>
        </w:r>
      </w:ins>
      <w:ins w:id="24" w:author="Mellenthin, Lauren" w:date="2019-10-07T09:51:00Z">
        <w:r w:rsidR="00666EA7">
          <w:rPr>
            <w:rFonts w:ascii="Times New Roman" w:hAnsi="Times New Roman" w:cs="Times New Roman"/>
          </w:rPr>
          <w:t xml:space="preserve">Amphibians have a close tie to their external environment and a subset </w:t>
        </w:r>
      </w:ins>
      <w:ins w:id="25" w:author="Mellenthin, Lauren" w:date="2019-10-07T09:52:00Z">
        <w:r w:rsidR="00666EA7">
          <w:rPr>
            <w:rFonts w:ascii="Times New Roman" w:hAnsi="Times New Roman" w:cs="Times New Roman"/>
          </w:rPr>
          <w:t xml:space="preserve">even </w:t>
        </w:r>
      </w:ins>
      <w:ins w:id="26" w:author="Mellenthin, Lauren" w:date="2019-10-07T09:53:00Z">
        <w:r w:rsidR="00666EA7">
          <w:rPr>
            <w:rFonts w:ascii="Times New Roman" w:hAnsi="Times New Roman" w:cs="Times New Roman"/>
          </w:rPr>
          <w:t>more so,</w:t>
        </w:r>
      </w:ins>
      <w:ins w:id="27" w:author="Mellenthin, Lauren" w:date="2019-10-07T09:51:00Z">
        <w:r w:rsidR="00666EA7">
          <w:rPr>
            <w:rFonts w:ascii="Times New Roman" w:hAnsi="Times New Roman" w:cs="Times New Roman"/>
          </w:rPr>
          <w:t xml:space="preserve"> having their respiratory system tied to the</w:t>
        </w:r>
      </w:ins>
      <w:ins w:id="28" w:author="Mellenthin, Lauren" w:date="2019-10-07T09:52:00Z">
        <w:r w:rsidR="00666EA7">
          <w:rPr>
            <w:rFonts w:ascii="Times New Roman" w:hAnsi="Times New Roman" w:cs="Times New Roman"/>
          </w:rPr>
          <w:t xml:space="preserve">ir environment, such as in the lungless Plethodontid salamander. This family displays a unique and surprising dissociation between morphological specialization and microhabitat use (Baken and Adams 2019), and this study has shed light on other potential mechanisms explaining the dramatic macroevolutionary transitions in microhabitat use across the family’s history. It </w:t>
        </w:r>
      </w:ins>
      <w:ins w:id="29" w:author="Mellenthin, Lauren" w:date="2019-10-07T09:40:00Z">
        <w:r>
          <w:rPr>
            <w:rFonts w:ascii="Times New Roman" w:hAnsi="Times New Roman" w:cs="Times New Roman"/>
          </w:rPr>
          <w:t>is difficult to make such climate predictions</w:t>
        </w:r>
      </w:ins>
      <w:ins w:id="30" w:author="Mellenthin, Lauren" w:date="2019-10-07T09:42:00Z">
        <w:r>
          <w:rPr>
            <w:rFonts w:ascii="Times New Roman" w:hAnsi="Times New Roman" w:cs="Times New Roman"/>
          </w:rPr>
          <w:t xml:space="preserve"> over extensive </w:t>
        </w:r>
      </w:ins>
      <w:ins w:id="31" w:author="Mellenthin, Lauren" w:date="2019-10-07T09:48:00Z">
        <w:r>
          <w:rPr>
            <w:rFonts w:ascii="Times New Roman" w:hAnsi="Times New Roman" w:cs="Times New Roman"/>
          </w:rPr>
          <w:t>geographic area</w:t>
        </w:r>
      </w:ins>
      <w:ins w:id="32" w:author="Mellenthin, Lauren" w:date="2019-10-07T09:43:00Z">
        <w:r>
          <w:rPr>
            <w:rFonts w:ascii="Times New Roman" w:hAnsi="Times New Roman" w:cs="Times New Roman"/>
          </w:rPr>
          <w:t xml:space="preserve"> using only microhabitat data</w:t>
        </w:r>
      </w:ins>
      <w:ins w:id="33" w:author="Mellenthin, Lauren" w:date="2019-10-07T09:52:00Z">
        <w:r w:rsidR="00666EA7">
          <w:rPr>
            <w:rFonts w:ascii="Times New Roman" w:hAnsi="Times New Roman" w:cs="Times New Roman"/>
          </w:rPr>
          <w:t xml:space="preserve"> in this family due to the diversity </w:t>
        </w:r>
      </w:ins>
      <w:ins w:id="34" w:author="Mellenthin, Lauren" w:date="2019-10-07T09:53:00Z">
        <w:r w:rsidR="00666EA7">
          <w:rPr>
            <w:rFonts w:ascii="Times New Roman" w:hAnsi="Times New Roman" w:cs="Times New Roman"/>
          </w:rPr>
          <w:t>in microhabitat classification</w:t>
        </w:r>
      </w:ins>
      <w:ins w:id="35" w:author="Mellenthin, Lauren" w:date="2019-10-07T09:43:00Z">
        <w:r>
          <w:rPr>
            <w:rFonts w:ascii="Times New Roman" w:hAnsi="Times New Roman" w:cs="Times New Roman"/>
          </w:rPr>
          <w:t xml:space="preserve">. To tackle this common problem, we </w:t>
        </w:r>
      </w:ins>
      <w:ins w:id="36" w:author="Mellenthin, Lauren" w:date="2019-10-07T09:44:00Z">
        <w:r>
          <w:rPr>
            <w:rFonts w:ascii="Times New Roman" w:hAnsi="Times New Roman" w:cs="Times New Roman"/>
          </w:rPr>
          <w:t xml:space="preserve">used ecological niche modeling to categorize </w:t>
        </w:r>
      </w:ins>
      <w:ins w:id="37" w:author="Mellenthin, Lauren" w:date="2019-10-07T09:49:00Z">
        <w:r>
          <w:rPr>
            <w:rFonts w:ascii="Times New Roman" w:hAnsi="Times New Roman" w:cs="Times New Roman"/>
          </w:rPr>
          <w:t xml:space="preserve">climatic </w:t>
        </w:r>
      </w:ins>
      <w:ins w:id="38" w:author="Mellenthin, Lauren" w:date="2019-10-07T09:44:00Z">
        <w:r>
          <w:rPr>
            <w:rFonts w:ascii="Times New Roman" w:hAnsi="Times New Roman" w:cs="Times New Roman"/>
          </w:rPr>
          <w:t>microhabitat selecti</w:t>
        </w:r>
      </w:ins>
      <w:ins w:id="39" w:author="Mellenthin, Lauren" w:date="2019-10-07T09:45:00Z">
        <w:r>
          <w:rPr>
            <w:rFonts w:ascii="Times New Roman" w:hAnsi="Times New Roman" w:cs="Times New Roman"/>
          </w:rPr>
          <w:t>ons</w:t>
        </w:r>
      </w:ins>
      <w:ins w:id="40" w:author="Mellenthin, Lauren" w:date="2019-10-07T09:48:00Z">
        <w:r>
          <w:rPr>
            <w:rFonts w:ascii="Times New Roman" w:hAnsi="Times New Roman" w:cs="Times New Roman"/>
          </w:rPr>
          <w:t xml:space="preserve"> </w:t>
        </w:r>
      </w:ins>
      <w:ins w:id="41" w:author="Mellenthin, Lauren" w:date="2019-10-07T09:49:00Z">
        <w:r>
          <w:rPr>
            <w:rFonts w:ascii="Times New Roman" w:hAnsi="Times New Roman" w:cs="Times New Roman"/>
          </w:rPr>
          <w:t>from occurrence data</w:t>
        </w:r>
      </w:ins>
      <w:ins w:id="42" w:author="Mellenthin, Lauren" w:date="2019-10-07T09:50:00Z">
        <w:r w:rsidR="00666EA7">
          <w:rPr>
            <w:rFonts w:ascii="Times New Roman" w:hAnsi="Times New Roman" w:cs="Times New Roman"/>
          </w:rPr>
          <w:t>.</w:t>
        </w:r>
      </w:ins>
      <w:ins w:id="43" w:author="Mellenthin, Lauren" w:date="2019-10-07T09:54:00Z">
        <w:r w:rsidR="00666EA7">
          <w:rPr>
            <w:rFonts w:ascii="Times New Roman" w:hAnsi="Times New Roman" w:cs="Times New Roman"/>
          </w:rPr>
          <w:t xml:space="preserve"> Microhabitats were reconstructed under various schemes, using openly accessed </w:t>
        </w:r>
      </w:ins>
      <w:ins w:id="44" w:author="Mellenthin, Lauren" w:date="2019-10-07T09:55:00Z">
        <w:r w:rsidR="00666EA7">
          <w:rPr>
            <w:rFonts w:ascii="Times New Roman" w:hAnsi="Times New Roman" w:cs="Times New Roman"/>
          </w:rPr>
          <w:t xml:space="preserve">occurrence and </w:t>
        </w:r>
      </w:ins>
      <w:ins w:id="45" w:author="Mellenthin, Lauren" w:date="2019-10-07T09:54:00Z">
        <w:r w:rsidR="00666EA7">
          <w:rPr>
            <w:rFonts w:ascii="Times New Roman" w:hAnsi="Times New Roman" w:cs="Times New Roman"/>
          </w:rPr>
          <w:t>climate data</w:t>
        </w:r>
      </w:ins>
      <w:ins w:id="46" w:author="Mellenthin, Lauren" w:date="2019-10-07T09:55:00Z">
        <w:r w:rsidR="00666EA7">
          <w:rPr>
            <w:rFonts w:ascii="Times New Roman" w:hAnsi="Times New Roman" w:cs="Times New Roman"/>
          </w:rPr>
          <w:t>. Novel uses of machine learning in climate modeling, allows us to suggest distinc</w:t>
        </w:r>
      </w:ins>
      <w:ins w:id="47" w:author="Mellenthin, Lauren" w:date="2019-10-07T09:56:00Z">
        <w:r w:rsidR="00666EA7">
          <w:rPr>
            <w:rFonts w:ascii="Times New Roman" w:hAnsi="Times New Roman" w:cs="Times New Roman"/>
          </w:rPr>
          <w:t>t</w:t>
        </w:r>
      </w:ins>
      <w:ins w:id="48" w:author="Mellenthin, Lauren" w:date="2019-10-07T09:55:00Z">
        <w:r w:rsidR="00666EA7">
          <w:rPr>
            <w:rFonts w:ascii="Times New Roman" w:hAnsi="Times New Roman" w:cs="Times New Roman"/>
          </w:rPr>
          <w:t xml:space="preserve"> b</w:t>
        </w:r>
      </w:ins>
      <w:ins w:id="49" w:author="Mellenthin, Lauren" w:date="2019-10-07T09:56:00Z">
        <w:r w:rsidR="00666EA7">
          <w:rPr>
            <w:rFonts w:ascii="Times New Roman" w:hAnsi="Times New Roman" w:cs="Times New Roman"/>
          </w:rPr>
          <w:t>r</w:t>
        </w:r>
      </w:ins>
      <w:ins w:id="50" w:author="Mellenthin, Lauren" w:date="2019-10-07T09:55:00Z">
        <w:r w:rsidR="00666EA7">
          <w:rPr>
            <w:rFonts w:ascii="Times New Roman" w:hAnsi="Times New Roman" w:cs="Times New Roman"/>
          </w:rPr>
          <w:t xml:space="preserve">oad-scale niche </w:t>
        </w:r>
      </w:ins>
      <w:ins w:id="51" w:author="Mellenthin, Lauren" w:date="2019-10-07T10:04:00Z">
        <w:r w:rsidR="002D2222">
          <w:rPr>
            <w:rFonts w:ascii="Times New Roman" w:hAnsi="Times New Roman" w:cs="Times New Roman"/>
          </w:rPr>
          <w:t>suitability</w:t>
        </w:r>
      </w:ins>
      <w:ins w:id="52" w:author="Mellenthin, Lauren" w:date="2019-10-07T09:55:00Z">
        <w:r w:rsidR="00666EA7">
          <w:rPr>
            <w:rFonts w:ascii="Times New Roman" w:hAnsi="Times New Roman" w:cs="Times New Roman"/>
          </w:rPr>
          <w:t xml:space="preserve"> and the importance in </w:t>
        </w:r>
      </w:ins>
      <w:ins w:id="53" w:author="Mellenthin, Lauren" w:date="2019-10-07T09:56:00Z">
        <w:r w:rsidR="00666EA7">
          <w:rPr>
            <w:rFonts w:ascii="Times New Roman" w:hAnsi="Times New Roman" w:cs="Times New Roman"/>
          </w:rPr>
          <w:t>local adaptation void of morphology. Results suggest that</w:t>
        </w:r>
      </w:ins>
      <w:ins w:id="54" w:author="Mellenthin, Lauren" w:date="2019-10-07T09:57:00Z">
        <w:r w:rsidR="00666EA7">
          <w:rPr>
            <w:rFonts w:ascii="Times New Roman" w:hAnsi="Times New Roman" w:cs="Times New Roman"/>
          </w:rPr>
          <w:t xml:space="preserve"> different microhabitats depend on similar climate </w:t>
        </w:r>
      </w:ins>
      <w:ins w:id="55" w:author="Mellenthin, Lauren" w:date="2019-10-07T10:04:00Z">
        <w:r w:rsidR="002D2222">
          <w:rPr>
            <w:rFonts w:ascii="Times New Roman" w:hAnsi="Times New Roman" w:cs="Times New Roman"/>
          </w:rPr>
          <w:t>variables but</w:t>
        </w:r>
      </w:ins>
      <w:ins w:id="56" w:author="Mellenthin, Lauren" w:date="2019-10-07T09:58:00Z">
        <w:r w:rsidR="00666EA7">
          <w:rPr>
            <w:rFonts w:ascii="Times New Roman" w:hAnsi="Times New Roman" w:cs="Times New Roman"/>
          </w:rPr>
          <w:t xml:space="preserve"> utilize them in different parameters of ‘climate-space’</w:t>
        </w:r>
      </w:ins>
      <w:ins w:id="57" w:author="Mellenthin, Lauren" w:date="2019-10-07T09:56:00Z">
        <w:r w:rsidR="00666EA7">
          <w:rPr>
            <w:rFonts w:ascii="Times New Roman" w:hAnsi="Times New Roman" w:cs="Times New Roman"/>
          </w:rPr>
          <w:t xml:space="preserve">. This not only supports the importance of </w:t>
        </w:r>
      </w:ins>
      <w:ins w:id="58" w:author="Mellenthin, Lauren" w:date="2019-10-07T09:58:00Z">
        <w:r w:rsidR="00666EA7">
          <w:rPr>
            <w:rFonts w:ascii="Times New Roman" w:hAnsi="Times New Roman" w:cs="Times New Roman"/>
          </w:rPr>
          <w:t>abiotic variables in mi</w:t>
        </w:r>
      </w:ins>
      <w:ins w:id="59" w:author="Mellenthin, Lauren" w:date="2019-10-07T09:59:00Z">
        <w:r w:rsidR="00666EA7">
          <w:rPr>
            <w:rFonts w:ascii="Times New Roman" w:hAnsi="Times New Roman" w:cs="Times New Roman"/>
          </w:rPr>
          <w:t xml:space="preserve">crohabitats but illuminates our understanding on how </w:t>
        </w:r>
      </w:ins>
      <w:ins w:id="60" w:author="Mellenthin, Lauren" w:date="2019-10-07T10:05:00Z">
        <w:r w:rsidR="002D2222">
          <w:rPr>
            <w:rFonts w:ascii="Times New Roman" w:hAnsi="Times New Roman" w:cs="Times New Roman"/>
          </w:rPr>
          <w:t xml:space="preserve">ecological opportunities </w:t>
        </w:r>
      </w:ins>
      <w:ins w:id="61" w:author="Mellenthin, Lauren" w:date="2019-10-07T10:06:00Z">
        <w:r w:rsidR="002D2222">
          <w:rPr>
            <w:rFonts w:ascii="Times New Roman" w:hAnsi="Times New Roman" w:cs="Times New Roman"/>
          </w:rPr>
          <w:t>in regard to microhabitat</w:t>
        </w:r>
      </w:ins>
      <w:ins w:id="62" w:author="Mellenthin, Lauren" w:date="2019-10-07T09:59:00Z">
        <w:r w:rsidR="00666EA7">
          <w:rPr>
            <w:rFonts w:ascii="Times New Roman" w:hAnsi="Times New Roman" w:cs="Times New Roman"/>
          </w:rPr>
          <w:t xml:space="preserve"> evolve under </w:t>
        </w:r>
        <w:r w:rsidR="002D2222">
          <w:rPr>
            <w:rFonts w:ascii="Times New Roman" w:hAnsi="Times New Roman" w:cs="Times New Roman"/>
          </w:rPr>
          <w:t>climate</w:t>
        </w:r>
      </w:ins>
      <w:ins w:id="63" w:author="Mellenthin, Lauren" w:date="2019-10-07T10:00:00Z">
        <w:r w:rsidR="002D2222">
          <w:rPr>
            <w:rFonts w:ascii="Times New Roman" w:hAnsi="Times New Roman" w:cs="Times New Roman"/>
          </w:rPr>
          <w:t>.</w:t>
        </w:r>
      </w:ins>
    </w:p>
    <w:p w14:paraId="010951E7" w14:textId="2D30ED9D" w:rsidR="0067016D" w:rsidRDefault="0067016D" w:rsidP="0067016D">
      <w:pPr>
        <w:ind w:firstLine="720"/>
        <w:rPr>
          <w:rFonts w:ascii="Times New Roman" w:hAnsi="Times New Roman" w:cs="Times New Roman"/>
        </w:rPr>
      </w:pPr>
      <w:r>
        <w:rPr>
          <w:rFonts w:ascii="Times New Roman" w:hAnsi="Times New Roman" w:cs="Times New Roman"/>
        </w:rPr>
        <w:t>This family displays a unique and surprising dissociation between morphological specialization and microhabitat use (Baken and Adams 2019), and this study has shed light on other potential mechanisms explaining the dramatic macroevolutionary transitions in microhabitat use across the family’s history.</w:t>
      </w:r>
    </w:p>
    <w:p w14:paraId="10895EDF" w14:textId="77777777" w:rsidR="0067016D" w:rsidRDefault="0067016D">
      <w:pPr>
        <w:rPr>
          <w:rFonts w:ascii="Times New Roman" w:hAnsi="Times New Roman" w:cs="Times New Roman"/>
          <w:b/>
        </w:rPr>
      </w:pPr>
    </w:p>
    <w:p w14:paraId="3719A91E" w14:textId="77777777" w:rsidR="005C40BA" w:rsidRDefault="005C40BA">
      <w:pPr>
        <w:rPr>
          <w:rFonts w:ascii="Times New Roman" w:hAnsi="Times New Roman" w:cs="Times New Roman"/>
        </w:rPr>
      </w:pPr>
    </w:p>
    <w:p w14:paraId="0BB79B41" w14:textId="5641D873" w:rsidR="00A96EF9" w:rsidRPr="007659BC" w:rsidRDefault="007659BC">
      <w:pPr>
        <w:rPr>
          <w:rFonts w:ascii="Times New Roman" w:hAnsi="Times New Roman" w:cs="Times New Roman"/>
          <w:b/>
        </w:rPr>
      </w:pPr>
      <w:r w:rsidRPr="007659BC">
        <w:rPr>
          <w:rFonts w:ascii="Times New Roman" w:hAnsi="Times New Roman" w:cs="Times New Roman"/>
          <w:b/>
        </w:rPr>
        <w:t>Introduction</w:t>
      </w:r>
    </w:p>
    <w:p w14:paraId="1AA49D4D" w14:textId="38335A01" w:rsidR="007659BC" w:rsidRDefault="007659BC">
      <w:pPr>
        <w:rPr>
          <w:rFonts w:ascii="Times New Roman" w:hAnsi="Times New Roman" w:cs="Times New Roman"/>
          <w:sz w:val="28"/>
          <w:szCs w:val="28"/>
        </w:rPr>
      </w:pPr>
    </w:p>
    <w:p w14:paraId="20923765" w14:textId="3DB70EE5" w:rsidR="0063429E" w:rsidRDefault="00DC7997" w:rsidP="0063429E">
      <w:pPr>
        <w:ind w:firstLine="720"/>
        <w:rPr>
          <w:ins w:id="64" w:author="Mellenthin, Lauren" w:date="2019-10-07T09:23:00Z"/>
          <w:rFonts w:ascii="Times New Roman" w:hAnsi="Times New Roman" w:cs="Times New Roman"/>
        </w:rPr>
      </w:pPr>
      <w:commentRangeStart w:id="65"/>
      <w:r>
        <w:rPr>
          <w:rFonts w:ascii="Times New Roman" w:hAnsi="Times New Roman" w:cs="Times New Roman"/>
        </w:rPr>
        <w:t xml:space="preserve">How and why </w:t>
      </w:r>
      <w:r w:rsidR="00CD0635">
        <w:rPr>
          <w:rFonts w:ascii="Times New Roman" w:hAnsi="Times New Roman" w:cs="Times New Roman"/>
        </w:rPr>
        <w:t>species</w:t>
      </w:r>
      <w:r>
        <w:rPr>
          <w:rFonts w:ascii="Times New Roman" w:hAnsi="Times New Roman" w:cs="Times New Roman"/>
        </w:rPr>
        <w:t xml:space="preserve"> </w:t>
      </w:r>
      <w:r w:rsidR="00CD0635">
        <w:rPr>
          <w:rFonts w:ascii="Times New Roman" w:hAnsi="Times New Roman" w:cs="Times New Roman"/>
        </w:rPr>
        <w:t>colonize novel</w:t>
      </w:r>
      <w:r>
        <w:rPr>
          <w:rFonts w:ascii="Times New Roman" w:hAnsi="Times New Roman" w:cs="Times New Roman"/>
        </w:rPr>
        <w:t xml:space="preserve"> microhabitat</w:t>
      </w:r>
      <w:r w:rsidR="00CD0635">
        <w:rPr>
          <w:rFonts w:ascii="Times New Roman" w:hAnsi="Times New Roman" w:cs="Times New Roman"/>
        </w:rPr>
        <w:t>s</w:t>
      </w:r>
      <w:r>
        <w:rPr>
          <w:rFonts w:ascii="Times New Roman" w:hAnsi="Times New Roman" w:cs="Times New Roman"/>
        </w:rPr>
        <w:t xml:space="preserve"> is of major interest to evolutionary biologists</w:t>
      </w:r>
      <w:r w:rsidR="005B5709">
        <w:rPr>
          <w:rFonts w:ascii="Times New Roman" w:hAnsi="Times New Roman" w:cs="Times New Roman"/>
        </w:rPr>
        <w:t>.</w:t>
      </w:r>
      <w:r>
        <w:rPr>
          <w:rFonts w:ascii="Times New Roman" w:hAnsi="Times New Roman" w:cs="Times New Roman"/>
        </w:rPr>
        <w:t xml:space="preserve"> </w:t>
      </w:r>
      <w:r w:rsidR="00CD0635">
        <w:rPr>
          <w:rFonts w:ascii="Times New Roman" w:hAnsi="Times New Roman" w:cs="Times New Roman"/>
        </w:rPr>
        <w:t>In the literature, a</w:t>
      </w:r>
      <w:r w:rsidR="00851902">
        <w:rPr>
          <w:rFonts w:ascii="Times New Roman" w:hAnsi="Times New Roman" w:cs="Times New Roman"/>
        </w:rPr>
        <w:t xml:space="preserve"> few </w:t>
      </w:r>
      <w:r w:rsidR="00CD0635">
        <w:rPr>
          <w:rFonts w:ascii="Times New Roman" w:hAnsi="Times New Roman" w:cs="Times New Roman"/>
        </w:rPr>
        <w:t>biological</w:t>
      </w:r>
      <w:r>
        <w:rPr>
          <w:rFonts w:ascii="Times New Roman" w:hAnsi="Times New Roman" w:cs="Times New Roman"/>
        </w:rPr>
        <w:t xml:space="preserve"> forces</w:t>
      </w:r>
      <w:r w:rsidR="0063429E">
        <w:rPr>
          <w:rFonts w:ascii="Times New Roman" w:hAnsi="Times New Roman" w:cs="Times New Roman"/>
        </w:rPr>
        <w:t xml:space="preserve"> </w:t>
      </w:r>
      <w:r>
        <w:rPr>
          <w:rFonts w:ascii="Times New Roman" w:hAnsi="Times New Roman" w:cs="Times New Roman"/>
        </w:rPr>
        <w:t xml:space="preserve">are </w:t>
      </w:r>
      <w:r w:rsidR="00CD0635">
        <w:rPr>
          <w:rFonts w:ascii="Times New Roman" w:hAnsi="Times New Roman" w:cs="Times New Roman"/>
        </w:rPr>
        <w:t>frequently invoked</w:t>
      </w:r>
      <w:r>
        <w:rPr>
          <w:rFonts w:ascii="Times New Roman" w:hAnsi="Times New Roman" w:cs="Times New Roman"/>
        </w:rPr>
        <w:t xml:space="preserve"> as </w:t>
      </w:r>
      <w:r w:rsidR="00CD0635">
        <w:rPr>
          <w:rFonts w:ascii="Times New Roman" w:hAnsi="Times New Roman" w:cs="Times New Roman"/>
        </w:rPr>
        <w:t xml:space="preserve">potential </w:t>
      </w:r>
      <w:r>
        <w:rPr>
          <w:rFonts w:ascii="Times New Roman" w:hAnsi="Times New Roman" w:cs="Times New Roman"/>
        </w:rPr>
        <w:t>causal mechanisms</w:t>
      </w:r>
      <w:r w:rsidR="00851902">
        <w:rPr>
          <w:rFonts w:ascii="Times New Roman" w:hAnsi="Times New Roman" w:cs="Times New Roman"/>
        </w:rPr>
        <w:t>: i</w:t>
      </w:r>
      <w:r w:rsidR="0063429E">
        <w:rPr>
          <w:rFonts w:ascii="Times New Roman" w:hAnsi="Times New Roman" w:cs="Times New Roman"/>
        </w:rPr>
        <w:t>ntraspecific competition</w:t>
      </w:r>
      <w:r w:rsidR="00851902">
        <w:rPr>
          <w:rFonts w:ascii="Times New Roman" w:hAnsi="Times New Roman" w:cs="Times New Roman"/>
        </w:rPr>
        <w:t xml:space="preserve"> (CITE)</w:t>
      </w:r>
      <w:r w:rsidR="0063429E">
        <w:rPr>
          <w:rFonts w:ascii="Times New Roman" w:hAnsi="Times New Roman" w:cs="Times New Roman"/>
        </w:rPr>
        <w:t>, morphological adaptation</w:t>
      </w:r>
      <w:r w:rsidR="00851902">
        <w:rPr>
          <w:rFonts w:ascii="Times New Roman" w:hAnsi="Times New Roman" w:cs="Times New Roman"/>
        </w:rPr>
        <w:t xml:space="preserve"> (CITE)</w:t>
      </w:r>
      <w:r w:rsidR="0063429E">
        <w:rPr>
          <w:rFonts w:ascii="Times New Roman" w:hAnsi="Times New Roman" w:cs="Times New Roman"/>
        </w:rPr>
        <w:t>, and ecological opportunity</w:t>
      </w:r>
      <w:r w:rsidR="00851902">
        <w:rPr>
          <w:rFonts w:ascii="Times New Roman" w:hAnsi="Times New Roman" w:cs="Times New Roman"/>
        </w:rPr>
        <w:t xml:space="preserve"> (CITE).</w:t>
      </w:r>
      <w:r>
        <w:rPr>
          <w:rFonts w:ascii="Times New Roman" w:hAnsi="Times New Roman" w:cs="Times New Roman"/>
        </w:rPr>
        <w:t xml:space="preserve"> However,</w:t>
      </w:r>
      <w:r w:rsidR="00122D4E">
        <w:rPr>
          <w:rFonts w:ascii="Times New Roman" w:hAnsi="Times New Roman" w:cs="Times New Roman"/>
        </w:rPr>
        <w:t xml:space="preserve"> despite mounting evidence that</w:t>
      </w:r>
      <w:r w:rsidR="00CD0635">
        <w:rPr>
          <w:rFonts w:ascii="Times New Roman" w:hAnsi="Times New Roman" w:cs="Times New Roman"/>
        </w:rPr>
        <w:t xml:space="preserve"> the accessibility of </w:t>
      </w:r>
      <w:r w:rsidR="00122D4E">
        <w:rPr>
          <w:rFonts w:ascii="Times New Roman" w:hAnsi="Times New Roman" w:cs="Times New Roman"/>
        </w:rPr>
        <w:t>certain</w:t>
      </w:r>
      <w:r w:rsidR="00CD0635">
        <w:rPr>
          <w:rFonts w:ascii="Times New Roman" w:hAnsi="Times New Roman" w:cs="Times New Roman"/>
        </w:rPr>
        <w:t xml:space="preserve"> microhabitats </w:t>
      </w:r>
      <w:r w:rsidR="00122D4E">
        <w:rPr>
          <w:rFonts w:ascii="Times New Roman" w:hAnsi="Times New Roman" w:cs="Times New Roman"/>
        </w:rPr>
        <w:t xml:space="preserve">is often defined by </w:t>
      </w:r>
      <w:r w:rsidR="00CD0635">
        <w:rPr>
          <w:rFonts w:ascii="Times New Roman" w:hAnsi="Times New Roman" w:cs="Times New Roman"/>
        </w:rPr>
        <w:t>abiotic conditions</w:t>
      </w:r>
      <w:r w:rsidR="00122D4E">
        <w:rPr>
          <w:rFonts w:ascii="Times New Roman" w:hAnsi="Times New Roman" w:cs="Times New Roman"/>
        </w:rPr>
        <w:t xml:space="preserve"> (e.g. semi fossorial _organisms_ only traverse terrestrial microhabitats under cool conditions, CITE), few comparative studies consider climatic variation as a relevant macroevolutionary mechanism driving microhabitat transition dynamics</w:t>
      </w:r>
      <w:r w:rsidR="00CD0635">
        <w:rPr>
          <w:rFonts w:ascii="Times New Roman" w:hAnsi="Times New Roman" w:cs="Times New Roman"/>
        </w:rPr>
        <w:t xml:space="preserve">. </w:t>
      </w:r>
      <w:r w:rsidR="00122D4E">
        <w:rPr>
          <w:rFonts w:ascii="Times New Roman" w:hAnsi="Times New Roman" w:cs="Times New Roman"/>
        </w:rPr>
        <w:t>Such considerations are especially appropriate in clades that utilize a diverse set of microhabitat types without displaying microhabitat-specific morphological specialization.</w:t>
      </w:r>
      <w:commentRangeEnd w:id="65"/>
      <w:r w:rsidR="00A0101E">
        <w:rPr>
          <w:rStyle w:val="CommentReference"/>
        </w:rPr>
        <w:commentReference w:id="65"/>
      </w:r>
    </w:p>
    <w:p w14:paraId="32C3405B" w14:textId="4FEC6BC4" w:rsidR="00E23A9A" w:rsidRDefault="00E23A9A" w:rsidP="0063429E">
      <w:pPr>
        <w:ind w:firstLine="720"/>
        <w:rPr>
          <w:rFonts w:ascii="Times New Roman" w:hAnsi="Times New Roman" w:cs="Times New Roman"/>
        </w:rPr>
      </w:pPr>
      <w:ins w:id="66" w:author="Mellenthin, Lauren" w:date="2019-10-07T09:24:00Z">
        <w:r>
          <w:rPr>
            <w:rFonts w:ascii="Times New Roman" w:hAnsi="Times New Roman" w:cs="Times New Roman"/>
          </w:rPr>
          <w:t>Animals</w:t>
        </w:r>
      </w:ins>
      <w:ins w:id="67" w:author="Mellenthin, Lauren" w:date="2019-10-07T09:23:00Z">
        <w:r>
          <w:rPr>
            <w:rFonts w:ascii="Times New Roman" w:hAnsi="Times New Roman" w:cs="Times New Roman"/>
          </w:rPr>
          <w:t xml:space="preserve"> specialize to their local environment, and in response to this we see differentiation in morphology, behavior, and interactions </w:t>
        </w:r>
      </w:ins>
      <w:ins w:id="68" w:author="Mellenthin, Lauren" w:date="2019-10-07T09:24:00Z">
        <w:r>
          <w:rPr>
            <w:rFonts w:ascii="Times New Roman" w:hAnsi="Times New Roman" w:cs="Times New Roman"/>
          </w:rPr>
          <w:t xml:space="preserve">within these communities, that we claim is adaptation under natural selection. </w:t>
        </w:r>
      </w:ins>
      <w:ins w:id="69" w:author="Mellenthin, Lauren" w:date="2019-10-07T09:25:00Z">
        <w:r>
          <w:rPr>
            <w:rFonts w:ascii="Times New Roman" w:hAnsi="Times New Roman" w:cs="Times New Roman"/>
          </w:rPr>
          <w:t xml:space="preserve">Biologists extrapolate such phenomena to predict </w:t>
        </w:r>
      </w:ins>
      <w:ins w:id="70" w:author="Mellenthin, Lauren" w:date="2019-10-07T09:29:00Z">
        <w:r w:rsidR="00A656B5">
          <w:rPr>
            <w:rFonts w:ascii="Times New Roman" w:hAnsi="Times New Roman" w:cs="Times New Roman"/>
          </w:rPr>
          <w:t xml:space="preserve">divergent </w:t>
        </w:r>
      </w:ins>
      <w:ins w:id="71" w:author="Mellenthin, Lauren" w:date="2019-10-07T09:25:00Z">
        <w:r>
          <w:rPr>
            <w:rFonts w:ascii="Times New Roman" w:hAnsi="Times New Roman" w:cs="Times New Roman"/>
          </w:rPr>
          <w:t xml:space="preserve">colonization events over evolutionary time. </w:t>
        </w:r>
      </w:ins>
      <w:ins w:id="72" w:author="Mellenthin, Lauren" w:date="2019-10-07T09:30:00Z">
        <w:r w:rsidR="00A656B5">
          <w:rPr>
            <w:rFonts w:ascii="Times New Roman" w:hAnsi="Times New Roman" w:cs="Times New Roman"/>
          </w:rPr>
          <w:t>Past c</w:t>
        </w:r>
      </w:ins>
      <w:ins w:id="73" w:author="Mellenthin, Lauren" w:date="2019-10-07T09:25:00Z">
        <w:r>
          <w:rPr>
            <w:rFonts w:ascii="Times New Roman" w:hAnsi="Times New Roman" w:cs="Times New Roman"/>
          </w:rPr>
          <w:t xml:space="preserve">olonization events </w:t>
        </w:r>
      </w:ins>
      <w:ins w:id="74" w:author="Mellenthin, Lauren" w:date="2019-10-07T09:30:00Z">
        <w:r w:rsidR="00A656B5">
          <w:rPr>
            <w:rFonts w:ascii="Times New Roman" w:hAnsi="Times New Roman" w:cs="Times New Roman"/>
          </w:rPr>
          <w:t xml:space="preserve">reveal </w:t>
        </w:r>
      </w:ins>
      <w:ins w:id="75" w:author="Mellenthin, Lauren" w:date="2019-10-07T09:26:00Z">
        <w:r>
          <w:rPr>
            <w:rFonts w:ascii="Times New Roman" w:hAnsi="Times New Roman" w:cs="Times New Roman"/>
          </w:rPr>
          <w:t xml:space="preserve">definite microhabitat </w:t>
        </w:r>
      </w:ins>
      <w:ins w:id="76" w:author="Mellenthin, Lauren" w:date="2019-10-07T09:30:00Z">
        <w:r w:rsidR="00A656B5">
          <w:rPr>
            <w:rFonts w:ascii="Times New Roman" w:hAnsi="Times New Roman" w:cs="Times New Roman"/>
          </w:rPr>
          <w:t xml:space="preserve">delineation among </w:t>
        </w:r>
      </w:ins>
      <w:ins w:id="77" w:author="Mellenthin, Lauren" w:date="2019-10-07T09:31:00Z">
        <w:r w:rsidR="00A656B5">
          <w:rPr>
            <w:rFonts w:ascii="Times New Roman" w:hAnsi="Times New Roman" w:cs="Times New Roman"/>
          </w:rPr>
          <w:t>species</w:t>
        </w:r>
      </w:ins>
      <w:ins w:id="78" w:author="Mellenthin, Lauren" w:date="2019-10-07T09:26:00Z">
        <w:r>
          <w:rPr>
            <w:rFonts w:ascii="Times New Roman" w:hAnsi="Times New Roman" w:cs="Times New Roman"/>
          </w:rPr>
          <w:t>. To explain such diversified specialization</w:t>
        </w:r>
      </w:ins>
      <w:ins w:id="79" w:author="Mellenthin, Lauren" w:date="2019-10-07T09:27:00Z">
        <w:r>
          <w:rPr>
            <w:rFonts w:ascii="Times New Roman" w:hAnsi="Times New Roman" w:cs="Times New Roman"/>
          </w:rPr>
          <w:t xml:space="preserve"> in microhabitats, it is clear how abiotic conditions come into play. However, the challeng</w:t>
        </w:r>
      </w:ins>
      <w:ins w:id="80" w:author="Mellenthin, Lauren" w:date="2019-10-07T09:28:00Z">
        <w:r>
          <w:rPr>
            <w:rFonts w:ascii="Times New Roman" w:hAnsi="Times New Roman" w:cs="Times New Roman"/>
          </w:rPr>
          <w:t xml:space="preserve">e comes </w:t>
        </w:r>
        <w:r>
          <w:rPr>
            <w:rFonts w:ascii="Times New Roman" w:hAnsi="Times New Roman" w:cs="Times New Roman"/>
          </w:rPr>
          <w:lastRenderedPageBreak/>
          <w:t>from incorporating biotic conditions such as climate over broad macroevolutionary scales</w:t>
        </w:r>
      </w:ins>
      <w:ins w:id="81" w:author="Mellenthin, Lauren" w:date="2019-10-07T09:31:00Z">
        <w:r w:rsidR="00A656B5">
          <w:rPr>
            <w:rFonts w:ascii="Times New Roman" w:hAnsi="Times New Roman" w:cs="Times New Roman"/>
          </w:rPr>
          <w:t xml:space="preserve">, much of which is unknown and difficult to </w:t>
        </w:r>
      </w:ins>
      <w:ins w:id="82" w:author="Mellenthin, Lauren" w:date="2019-10-07T09:32:00Z">
        <w:r w:rsidR="00A656B5">
          <w:rPr>
            <w:rFonts w:ascii="Times New Roman" w:hAnsi="Times New Roman" w:cs="Times New Roman"/>
          </w:rPr>
          <w:t>envision</w:t>
        </w:r>
      </w:ins>
      <w:ins w:id="83" w:author="Mellenthin, Lauren" w:date="2019-10-07T09:28:00Z">
        <w:r>
          <w:rPr>
            <w:rFonts w:ascii="Times New Roman" w:hAnsi="Times New Roman" w:cs="Times New Roman"/>
          </w:rPr>
          <w:t xml:space="preserve">. </w:t>
        </w:r>
      </w:ins>
      <w:ins w:id="84" w:author="Mellenthin, Lauren" w:date="2019-10-07T09:29:00Z">
        <w:r w:rsidRPr="00E23A9A">
          <w:rPr>
            <w:rFonts w:ascii="Times New Roman" w:hAnsi="Times New Roman" w:cs="Times New Roman"/>
            <w:highlight w:val="yellow"/>
            <w:rPrChange w:id="85" w:author="Mellenthin, Lauren" w:date="2019-10-07T09:29:00Z">
              <w:rPr>
                <w:rFonts w:ascii="Times New Roman" w:hAnsi="Times New Roman" w:cs="Times New Roman"/>
              </w:rPr>
            </w:rPrChange>
          </w:rPr>
          <w:t>Such considerations are especially appropriate in clades that utilize a diverse set of microhabitat types without displaying microhabitat-specific morphological specialization</w:t>
        </w:r>
      </w:ins>
    </w:p>
    <w:p w14:paraId="40535A68" w14:textId="245E9AB7" w:rsidR="008F3913" w:rsidRDefault="00752662" w:rsidP="00940755">
      <w:pPr>
        <w:ind w:firstLine="720"/>
        <w:rPr>
          <w:rFonts w:ascii="Times New Roman" w:hAnsi="Times New Roman" w:cs="Times New Roman"/>
        </w:rPr>
      </w:pPr>
      <w:r>
        <w:rPr>
          <w:rFonts w:ascii="Times New Roman" w:hAnsi="Times New Roman" w:cs="Times New Roman"/>
        </w:rPr>
        <w:t xml:space="preserve">One </w:t>
      </w:r>
      <w:r w:rsidR="005C40BA">
        <w:rPr>
          <w:rFonts w:ascii="Times New Roman" w:hAnsi="Times New Roman" w:cs="Times New Roman"/>
        </w:rPr>
        <w:t>such clade</w:t>
      </w:r>
      <w:r>
        <w:rPr>
          <w:rFonts w:ascii="Times New Roman" w:hAnsi="Times New Roman" w:cs="Times New Roman"/>
        </w:rPr>
        <w:t xml:space="preserve"> is the family of lungless salamanders, Plethodontidae. This family </w:t>
      </w:r>
      <w:r w:rsidR="00122D4E">
        <w:rPr>
          <w:rFonts w:ascii="Times New Roman" w:hAnsi="Times New Roman" w:cs="Times New Roman"/>
        </w:rPr>
        <w:t>exemplifies</w:t>
      </w:r>
      <w:r>
        <w:rPr>
          <w:rFonts w:ascii="Times New Roman" w:hAnsi="Times New Roman" w:cs="Times New Roman"/>
        </w:rPr>
        <w:t xml:space="preserve"> </w:t>
      </w:r>
      <w:r w:rsidR="00DC7997">
        <w:rPr>
          <w:rFonts w:ascii="Times New Roman" w:hAnsi="Times New Roman" w:cs="Times New Roman"/>
        </w:rPr>
        <w:t>dramatic</w:t>
      </w:r>
      <w:r>
        <w:rPr>
          <w:rFonts w:ascii="Times New Roman" w:hAnsi="Times New Roman" w:cs="Times New Roman"/>
        </w:rPr>
        <w:t xml:space="preserve"> </w:t>
      </w:r>
      <w:r w:rsidR="00940755">
        <w:rPr>
          <w:rFonts w:ascii="Times New Roman" w:hAnsi="Times New Roman" w:cs="Times New Roman"/>
        </w:rPr>
        <w:t>microhabitat</w:t>
      </w:r>
      <w:r>
        <w:rPr>
          <w:rFonts w:ascii="Times New Roman" w:hAnsi="Times New Roman" w:cs="Times New Roman"/>
        </w:rPr>
        <w:t xml:space="preserve"> </w:t>
      </w:r>
      <w:r w:rsidR="00DC7997">
        <w:rPr>
          <w:rFonts w:ascii="Times New Roman" w:hAnsi="Times New Roman" w:cs="Times New Roman"/>
        </w:rPr>
        <w:t>evolutionary dynamics</w:t>
      </w:r>
      <w:r>
        <w:rPr>
          <w:rFonts w:ascii="Times New Roman" w:hAnsi="Times New Roman" w:cs="Times New Roman"/>
        </w:rPr>
        <w:t xml:space="preserve"> with little morphological specialization (Baken and Adams 2019, but see Bonett and Blair 2017). </w:t>
      </w:r>
      <w:r w:rsidR="00122D4E">
        <w:rPr>
          <w:rFonts w:ascii="Times New Roman" w:hAnsi="Times New Roman" w:cs="Times New Roman"/>
        </w:rPr>
        <w:t>Across this family’s evolutionary history</w:t>
      </w:r>
      <w:r w:rsidR="005C40BA">
        <w:rPr>
          <w:rFonts w:ascii="Times New Roman" w:hAnsi="Times New Roman" w:cs="Times New Roman"/>
        </w:rPr>
        <w:t>, arboreality</w:t>
      </w:r>
      <w:r>
        <w:rPr>
          <w:rFonts w:ascii="Times New Roman" w:hAnsi="Times New Roman" w:cs="Times New Roman"/>
        </w:rPr>
        <w:t xml:space="preserve"> has evolved at least five times </w:t>
      </w:r>
      <w:r w:rsidR="00C25EE9" w:rsidRPr="005358F3">
        <w:rPr>
          <w:rFonts w:ascii="Times New Roman" w:hAnsi="Times New Roman" w:cs="Times New Roman"/>
        </w:rPr>
        <w:t>and</w:t>
      </w:r>
      <w:r w:rsidR="00C25EE9">
        <w:rPr>
          <w:rFonts w:ascii="Times New Roman" w:hAnsi="Times New Roman" w:cs="Times New Roman"/>
        </w:rPr>
        <w:t xml:space="preserve"> </w:t>
      </w:r>
      <w:r w:rsidR="005358F3">
        <w:rPr>
          <w:rFonts w:ascii="Times New Roman" w:hAnsi="Times New Roman" w:cs="Times New Roman"/>
        </w:rPr>
        <w:t xml:space="preserve">has </w:t>
      </w:r>
      <w:r w:rsidR="00C25EE9">
        <w:rPr>
          <w:rFonts w:ascii="Times New Roman" w:hAnsi="Times New Roman" w:cs="Times New Roman"/>
        </w:rPr>
        <w:t xml:space="preserve">been subsequently lost over 60 times </w:t>
      </w:r>
      <w:r w:rsidR="00122D4E">
        <w:rPr>
          <w:rFonts w:ascii="Times New Roman" w:hAnsi="Times New Roman" w:cs="Times New Roman"/>
        </w:rPr>
        <w:t>(</w:t>
      </w:r>
      <w:r>
        <w:rPr>
          <w:rFonts w:ascii="Times New Roman" w:hAnsi="Times New Roman" w:cs="Times New Roman"/>
        </w:rPr>
        <w:t>Baken and Adams 2019)</w:t>
      </w:r>
      <w:r w:rsidR="005C40BA">
        <w:rPr>
          <w:rFonts w:ascii="Times New Roman" w:hAnsi="Times New Roman" w:cs="Times New Roman"/>
        </w:rPr>
        <w:t>.</w:t>
      </w:r>
      <w:r w:rsidR="005358F3">
        <w:rPr>
          <w:rFonts w:ascii="Times New Roman" w:hAnsi="Times New Roman" w:cs="Times New Roman"/>
        </w:rPr>
        <w:t xml:space="preserve"> </w:t>
      </w:r>
      <w:r w:rsidR="005C40BA">
        <w:rPr>
          <w:rFonts w:ascii="Times New Roman" w:hAnsi="Times New Roman" w:cs="Times New Roman"/>
        </w:rPr>
        <w:t>Th</w:t>
      </w:r>
      <w:r w:rsidR="00122D4E">
        <w:rPr>
          <w:rFonts w:ascii="Times New Roman" w:hAnsi="Times New Roman" w:cs="Times New Roman"/>
        </w:rPr>
        <w:t xml:space="preserve">e relatively infrequent colonization events of the arboreal microhabitat </w:t>
      </w:r>
      <w:proofErr w:type="gramStart"/>
      <w:r w:rsidR="00122D4E">
        <w:rPr>
          <w:rFonts w:ascii="Times New Roman" w:hAnsi="Times New Roman" w:cs="Times New Roman"/>
        </w:rPr>
        <w:t>is</w:t>
      </w:r>
      <w:proofErr w:type="gramEnd"/>
      <w:r w:rsidR="00122D4E">
        <w:rPr>
          <w:rFonts w:ascii="Times New Roman" w:hAnsi="Times New Roman" w:cs="Times New Roman"/>
        </w:rPr>
        <w:t xml:space="preserve"> unlikely to be due to locomotive constraints</w:t>
      </w:r>
      <w:r w:rsidR="00940755">
        <w:rPr>
          <w:rFonts w:ascii="Times New Roman" w:hAnsi="Times New Roman" w:cs="Times New Roman"/>
        </w:rPr>
        <w:t xml:space="preserve">, as </w:t>
      </w:r>
      <w:r w:rsidR="005B7D82">
        <w:rPr>
          <w:rFonts w:ascii="Times New Roman" w:hAnsi="Times New Roman" w:cs="Times New Roman"/>
        </w:rPr>
        <w:t xml:space="preserve">extant </w:t>
      </w:r>
      <w:r w:rsidR="00940755">
        <w:rPr>
          <w:rFonts w:ascii="Times New Roman" w:hAnsi="Times New Roman" w:cs="Times New Roman"/>
        </w:rPr>
        <w:t xml:space="preserve">arboreal species </w:t>
      </w:r>
      <w:r w:rsidR="002C0D82">
        <w:rPr>
          <w:rFonts w:ascii="Times New Roman" w:hAnsi="Times New Roman" w:cs="Times New Roman"/>
        </w:rPr>
        <w:t xml:space="preserve">do not </w:t>
      </w:r>
      <w:r w:rsidR="00940755">
        <w:rPr>
          <w:rFonts w:ascii="Times New Roman" w:hAnsi="Times New Roman" w:cs="Times New Roman"/>
        </w:rPr>
        <w:t>display</w:t>
      </w:r>
      <w:r w:rsidR="002C0D82">
        <w:rPr>
          <w:rFonts w:ascii="Times New Roman" w:hAnsi="Times New Roman" w:cs="Times New Roman"/>
        </w:rPr>
        <w:t xml:space="preserve"> </w:t>
      </w:r>
      <w:r w:rsidR="005358F3">
        <w:rPr>
          <w:rFonts w:ascii="Times New Roman" w:hAnsi="Times New Roman" w:cs="Times New Roman"/>
        </w:rPr>
        <w:t xml:space="preserve">distinct </w:t>
      </w:r>
      <w:r w:rsidR="00940755">
        <w:rPr>
          <w:rFonts w:ascii="Times New Roman" w:hAnsi="Times New Roman" w:cs="Times New Roman"/>
        </w:rPr>
        <w:t>body or foot shape</w:t>
      </w:r>
      <w:r w:rsidR="002C0D82">
        <w:rPr>
          <w:rFonts w:ascii="Times New Roman" w:hAnsi="Times New Roman" w:cs="Times New Roman"/>
        </w:rPr>
        <w:t>s</w:t>
      </w:r>
      <w:r w:rsidR="00940755">
        <w:rPr>
          <w:rFonts w:ascii="Times New Roman" w:hAnsi="Times New Roman" w:cs="Times New Roman"/>
        </w:rPr>
        <w:t xml:space="preserve"> </w:t>
      </w:r>
      <w:r>
        <w:rPr>
          <w:rFonts w:ascii="Times New Roman" w:hAnsi="Times New Roman" w:cs="Times New Roman"/>
        </w:rPr>
        <w:t>(</w:t>
      </w:r>
      <w:r w:rsidR="00C25EE9">
        <w:rPr>
          <w:rFonts w:ascii="Times New Roman" w:hAnsi="Times New Roman" w:cs="Times New Roman"/>
        </w:rPr>
        <w:t xml:space="preserve">Blankers et al 2012, </w:t>
      </w:r>
      <w:r>
        <w:rPr>
          <w:rFonts w:ascii="Times New Roman" w:hAnsi="Times New Roman" w:cs="Times New Roman"/>
        </w:rPr>
        <w:t>Baken and Adams 2019).</w:t>
      </w:r>
      <w:r w:rsidR="005B5709">
        <w:rPr>
          <w:rFonts w:ascii="Times New Roman" w:hAnsi="Times New Roman" w:cs="Times New Roman"/>
        </w:rPr>
        <w:t xml:space="preserve"> It is </w:t>
      </w:r>
      <w:r w:rsidR="00122D4E">
        <w:rPr>
          <w:rFonts w:ascii="Times New Roman" w:hAnsi="Times New Roman" w:cs="Times New Roman"/>
        </w:rPr>
        <w:t xml:space="preserve">also </w:t>
      </w:r>
      <w:r w:rsidR="005B5709">
        <w:rPr>
          <w:rFonts w:ascii="Times New Roman" w:hAnsi="Times New Roman" w:cs="Times New Roman"/>
        </w:rPr>
        <w:t xml:space="preserve">unlikely that ecological opportunity </w:t>
      </w:r>
      <w:r w:rsidR="00122D4E">
        <w:rPr>
          <w:rFonts w:ascii="Times New Roman" w:hAnsi="Times New Roman" w:cs="Times New Roman"/>
        </w:rPr>
        <w:t>is responsible for the</w:t>
      </w:r>
      <w:r w:rsidR="005B5709">
        <w:rPr>
          <w:rFonts w:ascii="Times New Roman" w:hAnsi="Times New Roman" w:cs="Times New Roman"/>
        </w:rPr>
        <w:t xml:space="preserve"> transitions towards arboreal life, as the transition rate </w:t>
      </w:r>
      <w:r w:rsidR="005B5709">
        <w:rPr>
          <w:rFonts w:ascii="Times New Roman" w:hAnsi="Times New Roman" w:cs="Times New Roman"/>
          <w:i/>
        </w:rPr>
        <w:t>away</w:t>
      </w:r>
      <w:r w:rsidR="005B5709">
        <w:rPr>
          <w:rFonts w:ascii="Times New Roman" w:hAnsi="Times New Roman" w:cs="Times New Roman"/>
        </w:rPr>
        <w:t xml:space="preserve"> from arboreality is </w:t>
      </w:r>
      <w:r w:rsidR="00122D4E">
        <w:rPr>
          <w:rFonts w:ascii="Times New Roman" w:hAnsi="Times New Roman" w:cs="Times New Roman"/>
        </w:rPr>
        <w:t>~</w:t>
      </w:r>
      <w:r w:rsidR="005B5709">
        <w:rPr>
          <w:rFonts w:ascii="Times New Roman" w:hAnsi="Times New Roman" w:cs="Times New Roman"/>
        </w:rPr>
        <w:t xml:space="preserve">24 times higher than that of transitions towards arboreality (Baken and Adams 2019), indicating that arboreal life is not </w:t>
      </w:r>
      <w:r w:rsidR="00122D4E">
        <w:rPr>
          <w:rFonts w:ascii="Times New Roman" w:hAnsi="Times New Roman" w:cs="Times New Roman"/>
        </w:rPr>
        <w:t xml:space="preserve">substantially </w:t>
      </w:r>
      <w:r w:rsidR="005B5709">
        <w:rPr>
          <w:rFonts w:ascii="Times New Roman" w:hAnsi="Times New Roman" w:cs="Times New Roman"/>
        </w:rPr>
        <w:t xml:space="preserve">advantageous </w:t>
      </w:r>
      <w:r w:rsidR="00122D4E">
        <w:rPr>
          <w:rFonts w:ascii="Times New Roman" w:hAnsi="Times New Roman" w:cs="Times New Roman"/>
        </w:rPr>
        <w:t xml:space="preserve">over terrestrial life </w:t>
      </w:r>
      <w:r w:rsidR="005B5709">
        <w:rPr>
          <w:rFonts w:ascii="Times New Roman" w:hAnsi="Times New Roman" w:cs="Times New Roman"/>
        </w:rPr>
        <w:t xml:space="preserve">for lungless salamanders. </w:t>
      </w:r>
      <w:r w:rsidR="00244766">
        <w:rPr>
          <w:rFonts w:ascii="Times New Roman" w:hAnsi="Times New Roman" w:cs="Times New Roman"/>
        </w:rPr>
        <w:t xml:space="preserve">Thus, the selective pressures </w:t>
      </w:r>
      <w:r w:rsidR="00940755">
        <w:rPr>
          <w:rFonts w:ascii="Times New Roman" w:hAnsi="Times New Roman" w:cs="Times New Roman"/>
        </w:rPr>
        <w:t xml:space="preserve">that </w:t>
      </w:r>
      <w:r w:rsidR="008F3913">
        <w:rPr>
          <w:rFonts w:ascii="Times New Roman" w:hAnsi="Times New Roman" w:cs="Times New Roman"/>
        </w:rPr>
        <w:t>drive</w:t>
      </w:r>
      <w:r w:rsidR="00244766">
        <w:rPr>
          <w:rFonts w:ascii="Times New Roman" w:hAnsi="Times New Roman" w:cs="Times New Roman"/>
        </w:rPr>
        <w:t xml:space="preserve"> </w:t>
      </w:r>
      <w:r w:rsidR="00940755">
        <w:rPr>
          <w:rFonts w:ascii="Times New Roman" w:hAnsi="Times New Roman" w:cs="Times New Roman"/>
        </w:rPr>
        <w:t>plethodontids’</w:t>
      </w:r>
      <w:r w:rsidR="00244766">
        <w:rPr>
          <w:rFonts w:ascii="Times New Roman" w:hAnsi="Times New Roman" w:cs="Times New Roman"/>
        </w:rPr>
        <w:t xml:space="preserve"> colonization </w:t>
      </w:r>
      <w:r w:rsidR="005B7D82">
        <w:rPr>
          <w:rFonts w:ascii="Times New Roman" w:hAnsi="Times New Roman" w:cs="Times New Roman"/>
        </w:rPr>
        <w:t>or</w:t>
      </w:r>
      <w:r w:rsidR="00244766">
        <w:rPr>
          <w:rFonts w:ascii="Times New Roman" w:hAnsi="Times New Roman" w:cs="Times New Roman"/>
        </w:rPr>
        <w:t xml:space="preserve"> abandonment of </w:t>
      </w:r>
      <w:r w:rsidR="00940755">
        <w:rPr>
          <w:rFonts w:ascii="Times New Roman" w:hAnsi="Times New Roman" w:cs="Times New Roman"/>
        </w:rPr>
        <w:t xml:space="preserve">the </w:t>
      </w:r>
      <w:r w:rsidR="00244766">
        <w:rPr>
          <w:rFonts w:ascii="Times New Roman" w:hAnsi="Times New Roman" w:cs="Times New Roman"/>
        </w:rPr>
        <w:t xml:space="preserve">arboreal </w:t>
      </w:r>
      <w:r w:rsidR="00940755">
        <w:rPr>
          <w:rFonts w:ascii="Times New Roman" w:hAnsi="Times New Roman" w:cs="Times New Roman"/>
        </w:rPr>
        <w:t>microhabitat</w:t>
      </w:r>
      <w:r w:rsidR="00244766">
        <w:rPr>
          <w:rFonts w:ascii="Times New Roman" w:hAnsi="Times New Roman" w:cs="Times New Roman"/>
        </w:rPr>
        <w:t xml:space="preserve"> remain </w:t>
      </w:r>
      <w:r w:rsidR="00940755">
        <w:rPr>
          <w:rFonts w:ascii="Times New Roman" w:hAnsi="Times New Roman" w:cs="Times New Roman"/>
        </w:rPr>
        <w:t>unknown</w:t>
      </w:r>
      <w:r w:rsidR="00244766">
        <w:rPr>
          <w:rFonts w:ascii="Times New Roman" w:hAnsi="Times New Roman" w:cs="Times New Roman"/>
        </w:rPr>
        <w:t>.</w:t>
      </w:r>
      <w:r w:rsidR="0064272A">
        <w:rPr>
          <w:rFonts w:ascii="Times New Roman" w:hAnsi="Times New Roman" w:cs="Times New Roman"/>
        </w:rPr>
        <w:t xml:space="preserve"> </w:t>
      </w:r>
    </w:p>
    <w:p w14:paraId="5F51DF3E" w14:textId="43A250E7" w:rsidR="00CA6567" w:rsidRDefault="005B5709" w:rsidP="00CA6567">
      <w:pPr>
        <w:ind w:firstLine="720"/>
        <w:rPr>
          <w:rFonts w:ascii="Times New Roman" w:hAnsi="Times New Roman" w:cs="Times New Roman"/>
        </w:rPr>
      </w:pPr>
      <w:r>
        <w:rPr>
          <w:rFonts w:ascii="Times New Roman" w:hAnsi="Times New Roman" w:cs="Times New Roman"/>
        </w:rPr>
        <w:t>We</w:t>
      </w:r>
      <w:r w:rsidR="0064272A">
        <w:rPr>
          <w:rFonts w:ascii="Times New Roman" w:hAnsi="Times New Roman" w:cs="Times New Roman"/>
        </w:rPr>
        <w:t xml:space="preserve"> </w:t>
      </w:r>
      <w:r>
        <w:rPr>
          <w:rFonts w:ascii="Times New Roman" w:hAnsi="Times New Roman" w:cs="Times New Roman"/>
        </w:rPr>
        <w:t>suggest</w:t>
      </w:r>
      <w:r w:rsidR="008F3913">
        <w:rPr>
          <w:rFonts w:ascii="Times New Roman" w:hAnsi="Times New Roman" w:cs="Times New Roman"/>
        </w:rPr>
        <w:t xml:space="preserve"> that</w:t>
      </w:r>
      <w:r w:rsidR="0064272A">
        <w:rPr>
          <w:rFonts w:ascii="Times New Roman" w:hAnsi="Times New Roman" w:cs="Times New Roman"/>
        </w:rPr>
        <w:t xml:space="preserve"> abiotic conditions </w:t>
      </w:r>
      <w:r w:rsidR="008F3913">
        <w:rPr>
          <w:rFonts w:ascii="Times New Roman" w:hAnsi="Times New Roman" w:cs="Times New Roman"/>
        </w:rPr>
        <w:t>are a major determinant of microhabitat use for several reasons. First</w:t>
      </w:r>
      <w:r w:rsidR="00D16485">
        <w:rPr>
          <w:rFonts w:ascii="Times New Roman" w:hAnsi="Times New Roman" w:cs="Times New Roman"/>
        </w:rPr>
        <w:t>, i</w:t>
      </w:r>
      <w:r w:rsidR="00C25EE9">
        <w:rPr>
          <w:rFonts w:ascii="Times New Roman" w:hAnsi="Times New Roman" w:cs="Times New Roman"/>
        </w:rPr>
        <w:t xml:space="preserve">t is well established that </w:t>
      </w:r>
      <w:r w:rsidR="00C55ABF">
        <w:rPr>
          <w:rFonts w:ascii="Times New Roman" w:hAnsi="Times New Roman" w:cs="Times New Roman"/>
        </w:rPr>
        <w:t xml:space="preserve">small-scale </w:t>
      </w:r>
      <w:r w:rsidR="00C25EE9">
        <w:rPr>
          <w:rFonts w:ascii="Times New Roman" w:hAnsi="Times New Roman" w:cs="Times New Roman"/>
        </w:rPr>
        <w:t xml:space="preserve">environmental conditions influence </w:t>
      </w:r>
      <w:r w:rsidR="008F3913">
        <w:rPr>
          <w:rFonts w:ascii="Times New Roman" w:hAnsi="Times New Roman" w:cs="Times New Roman"/>
        </w:rPr>
        <w:t xml:space="preserve">plethodontid </w:t>
      </w:r>
      <w:r w:rsidR="00C25EE9">
        <w:rPr>
          <w:rFonts w:ascii="Times New Roman" w:hAnsi="Times New Roman" w:cs="Times New Roman"/>
        </w:rPr>
        <w:t>landscape movement and temporary microhabitat selection (</w:t>
      </w:r>
      <w:proofErr w:type="spellStart"/>
      <w:r w:rsidR="00C25EE9">
        <w:rPr>
          <w:rFonts w:ascii="Times New Roman" w:hAnsi="Times New Roman" w:cs="Times New Roman"/>
        </w:rPr>
        <w:t>Farallo</w:t>
      </w:r>
      <w:proofErr w:type="spellEnd"/>
      <w:r w:rsidR="00C25EE9">
        <w:rPr>
          <w:rFonts w:ascii="Times New Roman" w:hAnsi="Times New Roman" w:cs="Times New Roman"/>
        </w:rPr>
        <w:t xml:space="preserve"> et al </w:t>
      </w:r>
      <w:proofErr w:type="gramStart"/>
      <w:r w:rsidR="00C25EE9">
        <w:rPr>
          <w:rFonts w:ascii="Times New Roman" w:hAnsi="Times New Roman" w:cs="Times New Roman"/>
        </w:rPr>
        <w:t>2019?,</w:t>
      </w:r>
      <w:proofErr w:type="gramEnd"/>
      <w:r w:rsidR="00C25EE9">
        <w:rPr>
          <w:rFonts w:ascii="Times New Roman" w:hAnsi="Times New Roman" w:cs="Times New Roman"/>
        </w:rPr>
        <w:t xml:space="preserve"> ____, ___). </w:t>
      </w:r>
      <w:r w:rsidR="002C0D82">
        <w:rPr>
          <w:rFonts w:ascii="Times New Roman" w:hAnsi="Times New Roman" w:cs="Times New Roman"/>
        </w:rPr>
        <w:t>Second</w:t>
      </w:r>
      <w:r w:rsidR="0064272A">
        <w:rPr>
          <w:rFonts w:ascii="Times New Roman" w:hAnsi="Times New Roman" w:cs="Times New Roman"/>
        </w:rPr>
        <w:t xml:space="preserve">, </w:t>
      </w:r>
      <w:r w:rsidR="00652531">
        <w:rPr>
          <w:rFonts w:ascii="Times New Roman" w:hAnsi="Times New Roman" w:cs="Times New Roman"/>
        </w:rPr>
        <w:t>Baken and colleagues (</w:t>
      </w:r>
      <w:r w:rsidR="00652531" w:rsidRPr="00652531">
        <w:rPr>
          <w:rFonts w:ascii="Times New Roman" w:hAnsi="Times New Roman" w:cs="Times New Roman"/>
          <w:i/>
        </w:rPr>
        <w:t>submitted</w:t>
      </w:r>
      <w:r w:rsidR="00652531">
        <w:rPr>
          <w:rFonts w:ascii="Times New Roman" w:hAnsi="Times New Roman" w:cs="Times New Roman"/>
        </w:rPr>
        <w:t>)</w:t>
      </w:r>
      <w:r w:rsidR="0064272A">
        <w:rPr>
          <w:rFonts w:ascii="Times New Roman" w:hAnsi="Times New Roman" w:cs="Times New Roman"/>
        </w:rPr>
        <w:t xml:space="preserve"> revealed</w:t>
      </w:r>
      <w:r w:rsidR="005358F3">
        <w:rPr>
          <w:rFonts w:ascii="Times New Roman" w:hAnsi="Times New Roman" w:cs="Times New Roman"/>
        </w:rPr>
        <w:t xml:space="preserve"> a </w:t>
      </w:r>
      <w:r w:rsidR="0064272A">
        <w:rPr>
          <w:rFonts w:ascii="Times New Roman" w:hAnsi="Times New Roman" w:cs="Times New Roman"/>
        </w:rPr>
        <w:t xml:space="preserve">strong </w:t>
      </w:r>
      <w:r w:rsidR="005358F3">
        <w:rPr>
          <w:rFonts w:ascii="Times New Roman" w:hAnsi="Times New Roman" w:cs="Times New Roman"/>
        </w:rPr>
        <w:t>correlation between</w:t>
      </w:r>
      <w:r w:rsidR="00C25EE9">
        <w:rPr>
          <w:rFonts w:ascii="Times New Roman" w:hAnsi="Times New Roman" w:cs="Times New Roman"/>
        </w:rPr>
        <w:t xml:space="preserve"> broad</w:t>
      </w:r>
      <w:r w:rsidR="0064272A">
        <w:rPr>
          <w:rFonts w:ascii="Times New Roman" w:hAnsi="Times New Roman" w:cs="Times New Roman"/>
        </w:rPr>
        <w:t xml:space="preserve"> </w:t>
      </w:r>
      <w:r w:rsidR="00C25EE9">
        <w:rPr>
          <w:rFonts w:ascii="Times New Roman" w:hAnsi="Times New Roman" w:cs="Times New Roman"/>
        </w:rPr>
        <w:t xml:space="preserve">climatic </w:t>
      </w:r>
      <w:r w:rsidR="008F3913">
        <w:rPr>
          <w:rFonts w:ascii="Times New Roman" w:hAnsi="Times New Roman" w:cs="Times New Roman"/>
        </w:rPr>
        <w:t>patterns</w:t>
      </w:r>
      <w:r w:rsidR="00C25EE9">
        <w:rPr>
          <w:rFonts w:ascii="Times New Roman" w:hAnsi="Times New Roman" w:cs="Times New Roman"/>
        </w:rPr>
        <w:t xml:space="preserve"> </w:t>
      </w:r>
      <w:r w:rsidR="005358F3">
        <w:rPr>
          <w:rFonts w:ascii="Times New Roman" w:hAnsi="Times New Roman" w:cs="Times New Roman"/>
        </w:rPr>
        <w:t>and</w:t>
      </w:r>
      <w:r w:rsidR="00C25EE9">
        <w:rPr>
          <w:rFonts w:ascii="Times New Roman" w:hAnsi="Times New Roman" w:cs="Times New Roman"/>
        </w:rPr>
        <w:t xml:space="preserve"> </w:t>
      </w:r>
      <w:r w:rsidR="0064272A">
        <w:rPr>
          <w:rFonts w:ascii="Times New Roman" w:hAnsi="Times New Roman" w:cs="Times New Roman"/>
        </w:rPr>
        <w:t xml:space="preserve">morphological </w:t>
      </w:r>
      <w:r w:rsidR="005358F3">
        <w:rPr>
          <w:rFonts w:ascii="Times New Roman" w:hAnsi="Times New Roman" w:cs="Times New Roman"/>
        </w:rPr>
        <w:t>surface area to volume ratios</w:t>
      </w:r>
      <w:r w:rsidR="00A0101E">
        <w:rPr>
          <w:rFonts w:ascii="Times New Roman" w:hAnsi="Times New Roman" w:cs="Times New Roman"/>
        </w:rPr>
        <w:t xml:space="preserve"> in salamanders</w:t>
      </w:r>
      <w:r w:rsidR="0064272A">
        <w:rPr>
          <w:rFonts w:ascii="Times New Roman" w:hAnsi="Times New Roman" w:cs="Times New Roman"/>
        </w:rPr>
        <w:t xml:space="preserve">, </w:t>
      </w:r>
      <w:r w:rsidR="008F3913">
        <w:rPr>
          <w:rFonts w:ascii="Times New Roman" w:hAnsi="Times New Roman" w:cs="Times New Roman"/>
        </w:rPr>
        <w:t xml:space="preserve">which is directly linked to desiccation </w:t>
      </w:r>
      <w:r w:rsidR="002C0D82">
        <w:rPr>
          <w:rFonts w:ascii="Times New Roman" w:hAnsi="Times New Roman" w:cs="Times New Roman"/>
        </w:rPr>
        <w:t xml:space="preserve">risk </w:t>
      </w:r>
      <w:r w:rsidR="008F3913">
        <w:rPr>
          <w:rFonts w:ascii="Times New Roman" w:hAnsi="Times New Roman" w:cs="Times New Roman"/>
        </w:rPr>
        <w:t xml:space="preserve">in this family (McMahon ___). Finally, arboreal microhabitats lack the cover objects, humidity, and </w:t>
      </w:r>
      <w:r w:rsidR="00A0101E">
        <w:rPr>
          <w:rFonts w:ascii="Times New Roman" w:hAnsi="Times New Roman" w:cs="Times New Roman"/>
        </w:rPr>
        <w:t xml:space="preserve">the </w:t>
      </w:r>
      <w:r w:rsidR="008F3913">
        <w:rPr>
          <w:rFonts w:ascii="Times New Roman" w:hAnsi="Times New Roman" w:cs="Times New Roman"/>
        </w:rPr>
        <w:t xml:space="preserve">protective boundary layer </w:t>
      </w:r>
      <w:r w:rsidR="00A0101E">
        <w:rPr>
          <w:rFonts w:ascii="Times New Roman" w:hAnsi="Times New Roman" w:cs="Times New Roman"/>
        </w:rPr>
        <w:t>of the forest floor (CITE)</w:t>
      </w:r>
      <w:r w:rsidR="008F3913">
        <w:rPr>
          <w:rFonts w:ascii="Times New Roman" w:hAnsi="Times New Roman" w:cs="Times New Roman"/>
        </w:rPr>
        <w:t xml:space="preserve">, </w:t>
      </w:r>
      <w:commentRangeStart w:id="86"/>
      <w:r w:rsidR="00A0101E">
        <w:rPr>
          <w:rFonts w:ascii="Times New Roman" w:hAnsi="Times New Roman" w:cs="Times New Roman"/>
        </w:rPr>
        <w:t>subjecting</w:t>
      </w:r>
      <w:r w:rsidR="002C0D82">
        <w:rPr>
          <w:rFonts w:ascii="Times New Roman" w:hAnsi="Times New Roman" w:cs="Times New Roman"/>
        </w:rPr>
        <w:t xml:space="preserve"> arboreal species to</w:t>
      </w:r>
      <w:r w:rsidR="008F3913">
        <w:rPr>
          <w:rFonts w:ascii="Times New Roman" w:hAnsi="Times New Roman" w:cs="Times New Roman"/>
        </w:rPr>
        <w:t xml:space="preserve"> higher </w:t>
      </w:r>
      <w:r w:rsidR="00A0101E">
        <w:rPr>
          <w:rFonts w:ascii="Times New Roman" w:hAnsi="Times New Roman" w:cs="Times New Roman"/>
        </w:rPr>
        <w:t xml:space="preserve">desiccation </w:t>
      </w:r>
      <w:r w:rsidR="008F3913">
        <w:rPr>
          <w:rFonts w:ascii="Times New Roman" w:hAnsi="Times New Roman" w:cs="Times New Roman"/>
        </w:rPr>
        <w:t xml:space="preserve">risk </w:t>
      </w:r>
      <w:r w:rsidR="00A0101E">
        <w:rPr>
          <w:rFonts w:ascii="Times New Roman" w:hAnsi="Times New Roman" w:cs="Times New Roman"/>
        </w:rPr>
        <w:t>under comparable climatic conditions</w:t>
      </w:r>
      <w:commentRangeEnd w:id="86"/>
      <w:r w:rsidR="002D2222">
        <w:rPr>
          <w:rStyle w:val="CommentReference"/>
        </w:rPr>
        <w:commentReference w:id="86"/>
      </w:r>
      <w:r w:rsidR="002C0D82">
        <w:rPr>
          <w:rFonts w:ascii="Times New Roman" w:hAnsi="Times New Roman" w:cs="Times New Roman"/>
        </w:rPr>
        <w:t xml:space="preserve">. </w:t>
      </w:r>
      <w:r w:rsidR="00CA6567">
        <w:rPr>
          <w:rFonts w:ascii="Times New Roman" w:hAnsi="Times New Roman" w:cs="Times New Roman"/>
        </w:rPr>
        <w:t>Following these lines of evidence</w:t>
      </w:r>
      <w:r w:rsidR="00775D6F">
        <w:rPr>
          <w:rFonts w:ascii="Times New Roman" w:hAnsi="Times New Roman" w:cs="Times New Roman"/>
        </w:rPr>
        <w:t>, w</w:t>
      </w:r>
      <w:r w:rsidR="00D16485">
        <w:rPr>
          <w:rFonts w:ascii="Times New Roman" w:hAnsi="Times New Roman" w:cs="Times New Roman"/>
        </w:rPr>
        <w:t>e</w:t>
      </w:r>
      <w:r w:rsidR="005E1396">
        <w:rPr>
          <w:rFonts w:ascii="Times New Roman" w:hAnsi="Times New Roman" w:cs="Times New Roman"/>
        </w:rPr>
        <w:t xml:space="preserve"> hypothesize </w:t>
      </w:r>
      <w:r w:rsidR="00775D6F">
        <w:rPr>
          <w:rFonts w:ascii="Times New Roman" w:hAnsi="Times New Roman" w:cs="Times New Roman"/>
        </w:rPr>
        <w:t xml:space="preserve">that </w:t>
      </w:r>
      <w:r w:rsidR="00244766">
        <w:rPr>
          <w:rFonts w:ascii="Times New Roman" w:hAnsi="Times New Roman" w:cs="Times New Roman"/>
        </w:rPr>
        <w:t>climat</w:t>
      </w:r>
      <w:r w:rsidR="00A0101E">
        <w:rPr>
          <w:rFonts w:ascii="Times New Roman" w:hAnsi="Times New Roman" w:cs="Times New Roman"/>
        </w:rPr>
        <w:t>e</w:t>
      </w:r>
      <w:r w:rsidR="00244766">
        <w:rPr>
          <w:rFonts w:ascii="Times New Roman" w:hAnsi="Times New Roman" w:cs="Times New Roman"/>
        </w:rPr>
        <w:t xml:space="preserve"> determine</w:t>
      </w:r>
      <w:r w:rsidR="00A0101E">
        <w:rPr>
          <w:rFonts w:ascii="Times New Roman" w:hAnsi="Times New Roman" w:cs="Times New Roman"/>
        </w:rPr>
        <w:t>s</w:t>
      </w:r>
      <w:r w:rsidR="00244766">
        <w:rPr>
          <w:rFonts w:ascii="Times New Roman" w:hAnsi="Times New Roman" w:cs="Times New Roman"/>
        </w:rPr>
        <w:t xml:space="preserve"> the availability of the arboreal niche </w:t>
      </w:r>
      <w:r w:rsidR="002C0D82">
        <w:rPr>
          <w:rFonts w:ascii="Times New Roman" w:hAnsi="Times New Roman" w:cs="Times New Roman"/>
        </w:rPr>
        <w:t>for</w:t>
      </w:r>
      <w:r w:rsidR="00244766">
        <w:rPr>
          <w:rFonts w:ascii="Times New Roman" w:hAnsi="Times New Roman" w:cs="Times New Roman"/>
        </w:rPr>
        <w:t xml:space="preserve"> plethodontid</w:t>
      </w:r>
      <w:r w:rsidR="002C0D82">
        <w:rPr>
          <w:rFonts w:ascii="Times New Roman" w:hAnsi="Times New Roman" w:cs="Times New Roman"/>
        </w:rPr>
        <w:t>s</w:t>
      </w:r>
      <w:r w:rsidR="00575A3E">
        <w:rPr>
          <w:rFonts w:ascii="Times New Roman" w:hAnsi="Times New Roman" w:cs="Times New Roman"/>
        </w:rPr>
        <w:t xml:space="preserve"> </w:t>
      </w:r>
      <w:r w:rsidR="00244766">
        <w:rPr>
          <w:rFonts w:ascii="Times New Roman" w:hAnsi="Times New Roman" w:cs="Times New Roman"/>
        </w:rPr>
        <w:t xml:space="preserve">such that </w:t>
      </w:r>
      <w:r w:rsidR="002C0D82">
        <w:rPr>
          <w:rFonts w:ascii="Times New Roman" w:hAnsi="Times New Roman" w:cs="Times New Roman"/>
        </w:rPr>
        <w:t xml:space="preserve">more humid </w:t>
      </w:r>
      <w:r w:rsidR="00A0101E">
        <w:rPr>
          <w:rFonts w:ascii="Times New Roman" w:hAnsi="Times New Roman" w:cs="Times New Roman"/>
        </w:rPr>
        <w:t>conditions</w:t>
      </w:r>
      <w:r w:rsidR="00244766">
        <w:rPr>
          <w:rFonts w:ascii="Times New Roman" w:hAnsi="Times New Roman" w:cs="Times New Roman"/>
        </w:rPr>
        <w:t xml:space="preserve"> </w:t>
      </w:r>
      <w:r w:rsidR="00575A3E">
        <w:rPr>
          <w:rFonts w:ascii="Times New Roman" w:hAnsi="Times New Roman" w:cs="Times New Roman"/>
        </w:rPr>
        <w:t xml:space="preserve">are required for </w:t>
      </w:r>
      <w:r w:rsidR="00244766">
        <w:rPr>
          <w:rFonts w:ascii="Times New Roman" w:hAnsi="Times New Roman" w:cs="Times New Roman"/>
        </w:rPr>
        <w:t xml:space="preserve">salamanders </w:t>
      </w:r>
      <w:r w:rsidR="00575A3E">
        <w:rPr>
          <w:rFonts w:ascii="Times New Roman" w:hAnsi="Times New Roman" w:cs="Times New Roman"/>
        </w:rPr>
        <w:t xml:space="preserve">to </w:t>
      </w:r>
      <w:r w:rsidR="00244766">
        <w:rPr>
          <w:rFonts w:ascii="Times New Roman" w:hAnsi="Times New Roman" w:cs="Times New Roman"/>
        </w:rPr>
        <w:t xml:space="preserve">successfully </w:t>
      </w:r>
      <w:r w:rsidR="00775D6F">
        <w:rPr>
          <w:rFonts w:ascii="Times New Roman" w:hAnsi="Times New Roman" w:cs="Times New Roman"/>
        </w:rPr>
        <w:t>colonize arboreal microhabitat</w:t>
      </w:r>
      <w:r w:rsidR="00A0101E">
        <w:rPr>
          <w:rFonts w:ascii="Times New Roman" w:hAnsi="Times New Roman" w:cs="Times New Roman"/>
        </w:rPr>
        <w:t>s</w:t>
      </w:r>
      <w:r w:rsidR="00244766">
        <w:rPr>
          <w:rFonts w:ascii="Times New Roman" w:hAnsi="Times New Roman" w:cs="Times New Roman"/>
        </w:rPr>
        <w:t xml:space="preserve">. </w:t>
      </w:r>
      <w:r w:rsidR="002C0D82">
        <w:rPr>
          <w:rFonts w:ascii="Times New Roman" w:hAnsi="Times New Roman" w:cs="Times New Roman"/>
        </w:rPr>
        <w:t>Thus, w</w:t>
      </w:r>
      <w:r w:rsidR="00D16485">
        <w:rPr>
          <w:rFonts w:ascii="Times New Roman" w:hAnsi="Times New Roman" w:cs="Times New Roman"/>
        </w:rPr>
        <w:t>e predict that arboreal and terrestrial species occupy geographic ranges with distinct climates</w:t>
      </w:r>
      <w:r w:rsidR="00134B1A">
        <w:rPr>
          <w:rFonts w:ascii="Times New Roman" w:hAnsi="Times New Roman" w:cs="Times New Roman"/>
        </w:rPr>
        <w:t>, where arboreal species</w:t>
      </w:r>
      <w:r w:rsidR="00CA6567">
        <w:rPr>
          <w:rFonts w:ascii="Times New Roman" w:hAnsi="Times New Roman" w:cs="Times New Roman"/>
        </w:rPr>
        <w:t>’</w:t>
      </w:r>
      <w:r w:rsidR="00134B1A">
        <w:rPr>
          <w:rFonts w:ascii="Times New Roman" w:hAnsi="Times New Roman" w:cs="Times New Roman"/>
        </w:rPr>
        <w:t xml:space="preserve"> ranges </w:t>
      </w:r>
      <w:r w:rsidR="002C0D82">
        <w:rPr>
          <w:rFonts w:ascii="Times New Roman" w:hAnsi="Times New Roman" w:cs="Times New Roman"/>
        </w:rPr>
        <w:t>are characterized</w:t>
      </w:r>
      <w:r w:rsidR="00134B1A">
        <w:rPr>
          <w:rFonts w:ascii="Times New Roman" w:hAnsi="Times New Roman" w:cs="Times New Roman"/>
        </w:rPr>
        <w:t xml:space="preserve"> </w:t>
      </w:r>
      <w:r w:rsidR="002C0D82">
        <w:rPr>
          <w:rFonts w:ascii="Times New Roman" w:hAnsi="Times New Roman" w:cs="Times New Roman"/>
        </w:rPr>
        <w:t xml:space="preserve">by </w:t>
      </w:r>
      <w:r w:rsidR="00A0101E">
        <w:rPr>
          <w:rFonts w:ascii="Times New Roman" w:hAnsi="Times New Roman" w:cs="Times New Roman"/>
        </w:rPr>
        <w:t>climatic factors related to high</w:t>
      </w:r>
      <w:r w:rsidR="002C0D82">
        <w:rPr>
          <w:rFonts w:ascii="Times New Roman" w:hAnsi="Times New Roman" w:cs="Times New Roman"/>
        </w:rPr>
        <w:t xml:space="preserve"> humidity</w:t>
      </w:r>
      <w:r w:rsidR="00D16485">
        <w:rPr>
          <w:rFonts w:ascii="Times New Roman" w:hAnsi="Times New Roman" w:cs="Times New Roman"/>
        </w:rPr>
        <w:t xml:space="preserve">. </w:t>
      </w:r>
      <w:r w:rsidR="0072529B">
        <w:rPr>
          <w:rFonts w:ascii="Times New Roman" w:hAnsi="Times New Roman" w:cs="Times New Roman"/>
        </w:rPr>
        <w:t xml:space="preserve">We also predict that a relatively small proportion of the terrestrial species geographic ranges matches the required climatic conditions that allow for arboreality. This final prediction comes from our supposition that certain climatic conditions </w:t>
      </w:r>
      <w:r w:rsidR="00524135">
        <w:rPr>
          <w:rFonts w:ascii="Times New Roman" w:hAnsi="Times New Roman" w:cs="Times New Roman"/>
        </w:rPr>
        <w:t>restrict</w:t>
      </w:r>
      <w:r w:rsidR="0072529B">
        <w:rPr>
          <w:rFonts w:ascii="Times New Roman" w:hAnsi="Times New Roman" w:cs="Times New Roman"/>
        </w:rPr>
        <w:t xml:space="preserve"> the use of the arboreal microhabitat </w:t>
      </w:r>
      <w:r w:rsidR="00524135">
        <w:rPr>
          <w:rFonts w:ascii="Times New Roman" w:hAnsi="Times New Roman" w:cs="Times New Roman"/>
        </w:rPr>
        <w:t>in Plethodontidae.</w:t>
      </w:r>
    </w:p>
    <w:p w14:paraId="2BDA2C6F" w14:textId="3EB73639" w:rsidR="007956DF" w:rsidRPr="001F7131" w:rsidRDefault="00244766" w:rsidP="00CA6567">
      <w:pPr>
        <w:ind w:firstLine="720"/>
        <w:rPr>
          <w:rFonts w:ascii="Times New Roman" w:hAnsi="Times New Roman" w:cs="Times New Roman"/>
        </w:rPr>
      </w:pPr>
      <w:r>
        <w:rPr>
          <w:rFonts w:ascii="Times New Roman" w:hAnsi="Times New Roman" w:cs="Times New Roman"/>
        </w:rPr>
        <w:t>To address our hypothesis</w:t>
      </w:r>
      <w:r w:rsidR="007956DF" w:rsidRPr="001F7131">
        <w:rPr>
          <w:rFonts w:ascii="Times New Roman" w:hAnsi="Times New Roman" w:cs="Times New Roman"/>
        </w:rPr>
        <w:t xml:space="preserve">, we </w:t>
      </w:r>
      <w:r w:rsidR="003513E4">
        <w:rPr>
          <w:rFonts w:ascii="Times New Roman" w:hAnsi="Times New Roman" w:cs="Times New Roman"/>
        </w:rPr>
        <w:t>employed</w:t>
      </w:r>
      <w:r w:rsidR="007956DF" w:rsidRPr="001F7131">
        <w:rPr>
          <w:rFonts w:ascii="Times New Roman" w:hAnsi="Times New Roman" w:cs="Times New Roman"/>
        </w:rPr>
        <w:t xml:space="preserve"> two </w:t>
      </w:r>
      <w:r w:rsidR="003513E4">
        <w:rPr>
          <w:rFonts w:ascii="Times New Roman" w:hAnsi="Times New Roman" w:cs="Times New Roman"/>
        </w:rPr>
        <w:t>methodological frameworks</w:t>
      </w:r>
      <w:r w:rsidR="00C55ABF">
        <w:rPr>
          <w:rFonts w:ascii="Times New Roman" w:hAnsi="Times New Roman" w:cs="Times New Roman"/>
        </w:rPr>
        <w:t xml:space="preserve"> to </w:t>
      </w:r>
      <w:r w:rsidR="002C0D82">
        <w:rPr>
          <w:rFonts w:ascii="Times New Roman" w:hAnsi="Times New Roman" w:cs="Times New Roman"/>
        </w:rPr>
        <w:t>compare</w:t>
      </w:r>
      <w:r w:rsidR="00C55ABF">
        <w:rPr>
          <w:rFonts w:ascii="Times New Roman" w:hAnsi="Times New Roman" w:cs="Times New Roman"/>
        </w:rPr>
        <w:t xml:space="preserve"> climatic </w:t>
      </w:r>
      <w:r w:rsidR="002C0D82">
        <w:rPr>
          <w:rFonts w:ascii="Times New Roman" w:hAnsi="Times New Roman" w:cs="Times New Roman"/>
        </w:rPr>
        <w:t>conditions</w:t>
      </w:r>
      <w:r w:rsidR="00C55ABF">
        <w:rPr>
          <w:rFonts w:ascii="Times New Roman" w:hAnsi="Times New Roman" w:cs="Times New Roman"/>
        </w:rPr>
        <w:t xml:space="preserve"> </w:t>
      </w:r>
      <w:r w:rsidR="002C0D82">
        <w:rPr>
          <w:rFonts w:ascii="Times New Roman" w:hAnsi="Times New Roman" w:cs="Times New Roman"/>
        </w:rPr>
        <w:t>between</w:t>
      </w:r>
      <w:r w:rsidR="00C55ABF">
        <w:rPr>
          <w:rFonts w:ascii="Times New Roman" w:hAnsi="Times New Roman" w:cs="Times New Roman"/>
        </w:rPr>
        <w:t xml:space="preserve"> plethodontids’ </w:t>
      </w:r>
      <w:r w:rsidR="002C0D82">
        <w:rPr>
          <w:rFonts w:ascii="Times New Roman" w:hAnsi="Times New Roman" w:cs="Times New Roman"/>
        </w:rPr>
        <w:t>use of arboreal and terrestrial microhabitats</w:t>
      </w:r>
      <w:r w:rsidR="00C55ABF">
        <w:rPr>
          <w:rFonts w:ascii="Times New Roman" w:hAnsi="Times New Roman" w:cs="Times New Roman"/>
        </w:rPr>
        <w:t>. F</w:t>
      </w:r>
      <w:r w:rsidR="009A03CC" w:rsidRPr="001F7131">
        <w:rPr>
          <w:rFonts w:ascii="Times New Roman" w:hAnsi="Times New Roman" w:cs="Times New Roman"/>
        </w:rPr>
        <w:t>irst, we extract</w:t>
      </w:r>
      <w:r w:rsidR="00775D6F">
        <w:rPr>
          <w:rFonts w:ascii="Times New Roman" w:hAnsi="Times New Roman" w:cs="Times New Roman"/>
        </w:rPr>
        <w:t>ed</w:t>
      </w:r>
      <w:r w:rsidR="009A03CC" w:rsidRPr="001F7131">
        <w:rPr>
          <w:rFonts w:ascii="Times New Roman" w:hAnsi="Times New Roman" w:cs="Times New Roman"/>
        </w:rPr>
        <w:t xml:space="preserve"> </w:t>
      </w:r>
      <w:r w:rsidR="00775D6F">
        <w:rPr>
          <w:rFonts w:ascii="Times New Roman" w:hAnsi="Times New Roman" w:cs="Times New Roman"/>
        </w:rPr>
        <w:t xml:space="preserve">and summarized </w:t>
      </w:r>
      <w:r w:rsidR="009A03CC" w:rsidRPr="001F7131">
        <w:rPr>
          <w:rFonts w:ascii="Times New Roman" w:hAnsi="Times New Roman" w:cs="Times New Roman"/>
        </w:rPr>
        <w:t>climatic variables from each species range</w:t>
      </w:r>
      <w:r w:rsidR="00775D6F">
        <w:rPr>
          <w:rFonts w:ascii="Times New Roman" w:hAnsi="Times New Roman" w:cs="Times New Roman"/>
        </w:rPr>
        <w:t xml:space="preserve"> </w:t>
      </w:r>
      <w:r w:rsidR="00C55ABF">
        <w:rPr>
          <w:rFonts w:ascii="Times New Roman" w:hAnsi="Times New Roman" w:cs="Times New Roman"/>
        </w:rPr>
        <w:t>and</w:t>
      </w:r>
      <w:r w:rsidR="00775D6F">
        <w:rPr>
          <w:rFonts w:ascii="Times New Roman" w:hAnsi="Times New Roman" w:cs="Times New Roman"/>
        </w:rPr>
        <w:t xml:space="preserve"> </w:t>
      </w:r>
      <w:r w:rsidR="009A03CC" w:rsidRPr="001F7131">
        <w:rPr>
          <w:rFonts w:ascii="Times New Roman" w:hAnsi="Times New Roman" w:cs="Times New Roman"/>
        </w:rPr>
        <w:t>conduct</w:t>
      </w:r>
      <w:r w:rsidR="00C55ABF">
        <w:rPr>
          <w:rFonts w:ascii="Times New Roman" w:hAnsi="Times New Roman" w:cs="Times New Roman"/>
        </w:rPr>
        <w:t>ed</w:t>
      </w:r>
      <w:r w:rsidR="009A03CC" w:rsidRPr="001F7131">
        <w:rPr>
          <w:rFonts w:ascii="Times New Roman" w:hAnsi="Times New Roman" w:cs="Times New Roman"/>
        </w:rPr>
        <w:t xml:space="preserve"> </w:t>
      </w:r>
      <w:r w:rsidR="007D281D">
        <w:rPr>
          <w:rFonts w:ascii="Times New Roman" w:hAnsi="Times New Roman" w:cs="Times New Roman"/>
        </w:rPr>
        <w:t xml:space="preserve">a series of </w:t>
      </w:r>
      <w:r w:rsidR="002C0D82">
        <w:rPr>
          <w:rFonts w:ascii="Times New Roman" w:hAnsi="Times New Roman" w:cs="Times New Roman"/>
        </w:rPr>
        <w:t xml:space="preserve">multivariate </w:t>
      </w:r>
      <w:r w:rsidR="003513E4">
        <w:rPr>
          <w:rFonts w:ascii="Times New Roman" w:hAnsi="Times New Roman" w:cs="Times New Roman"/>
        </w:rPr>
        <w:t xml:space="preserve">phylogenetic </w:t>
      </w:r>
      <w:r w:rsidR="009A03CC" w:rsidRPr="001F7131">
        <w:rPr>
          <w:rFonts w:ascii="Times New Roman" w:hAnsi="Times New Roman" w:cs="Times New Roman"/>
        </w:rPr>
        <w:t>ANOVAs</w:t>
      </w:r>
      <w:r w:rsidR="00C55ABF">
        <w:rPr>
          <w:rFonts w:ascii="Times New Roman" w:hAnsi="Times New Roman" w:cs="Times New Roman"/>
        </w:rPr>
        <w:t xml:space="preserve"> between climate and microhabitat</w:t>
      </w:r>
      <w:r w:rsidR="009A03CC" w:rsidRPr="001F7131">
        <w:rPr>
          <w:rFonts w:ascii="Times New Roman" w:hAnsi="Times New Roman" w:cs="Times New Roman"/>
        </w:rPr>
        <w:t>. Second, we employ</w:t>
      </w:r>
      <w:r w:rsidR="00C55ABF">
        <w:rPr>
          <w:rFonts w:ascii="Times New Roman" w:hAnsi="Times New Roman" w:cs="Times New Roman"/>
        </w:rPr>
        <w:t>ed</w:t>
      </w:r>
      <w:r w:rsidR="009A03CC" w:rsidRPr="001F7131">
        <w:rPr>
          <w:rFonts w:ascii="Times New Roman" w:hAnsi="Times New Roman" w:cs="Times New Roman"/>
        </w:rPr>
        <w:t xml:space="preserve"> ecological niche modeling methods to </w:t>
      </w:r>
      <w:r w:rsidR="00524135">
        <w:rPr>
          <w:rFonts w:ascii="Times New Roman" w:hAnsi="Times New Roman" w:cs="Times New Roman"/>
        </w:rPr>
        <w:t>compare between</w:t>
      </w:r>
      <w:r w:rsidR="003513E4">
        <w:rPr>
          <w:rFonts w:ascii="Times New Roman" w:hAnsi="Times New Roman" w:cs="Times New Roman"/>
        </w:rPr>
        <w:t xml:space="preserve"> the </w:t>
      </w:r>
      <w:r w:rsidR="007D281D">
        <w:rPr>
          <w:rFonts w:ascii="Times New Roman" w:hAnsi="Times New Roman" w:cs="Times New Roman"/>
        </w:rPr>
        <w:t xml:space="preserve">arboreal and terrestrial </w:t>
      </w:r>
      <w:r w:rsidR="0072529B">
        <w:rPr>
          <w:rFonts w:ascii="Times New Roman" w:hAnsi="Times New Roman" w:cs="Times New Roman"/>
        </w:rPr>
        <w:t xml:space="preserve">plethodontid </w:t>
      </w:r>
      <w:r w:rsidR="00C55ABF">
        <w:rPr>
          <w:rFonts w:ascii="Times New Roman" w:hAnsi="Times New Roman" w:cs="Times New Roman"/>
        </w:rPr>
        <w:t xml:space="preserve">climatic </w:t>
      </w:r>
      <w:r w:rsidR="007D281D">
        <w:rPr>
          <w:rFonts w:ascii="Times New Roman" w:hAnsi="Times New Roman" w:cs="Times New Roman"/>
        </w:rPr>
        <w:t>niche</w:t>
      </w:r>
      <w:r w:rsidR="00C55ABF">
        <w:rPr>
          <w:rFonts w:ascii="Times New Roman" w:hAnsi="Times New Roman" w:cs="Times New Roman"/>
        </w:rPr>
        <w:t>s</w:t>
      </w:r>
      <w:r w:rsidR="002C0D82">
        <w:rPr>
          <w:rFonts w:ascii="Times New Roman" w:hAnsi="Times New Roman" w:cs="Times New Roman"/>
        </w:rPr>
        <w:t xml:space="preserve">. We then used these </w:t>
      </w:r>
      <w:r w:rsidR="0072529B">
        <w:rPr>
          <w:rFonts w:ascii="Times New Roman" w:hAnsi="Times New Roman" w:cs="Times New Roman"/>
        </w:rPr>
        <w:t xml:space="preserve">niche </w:t>
      </w:r>
      <w:r w:rsidR="002C0D82">
        <w:rPr>
          <w:rFonts w:ascii="Times New Roman" w:hAnsi="Times New Roman" w:cs="Times New Roman"/>
        </w:rPr>
        <w:t xml:space="preserve">models </w:t>
      </w:r>
      <w:r w:rsidR="00A0101E">
        <w:rPr>
          <w:rFonts w:ascii="Times New Roman" w:hAnsi="Times New Roman" w:cs="Times New Roman"/>
        </w:rPr>
        <w:t xml:space="preserve">to </w:t>
      </w:r>
      <w:r w:rsidR="0072529B">
        <w:rPr>
          <w:rFonts w:ascii="Times New Roman" w:hAnsi="Times New Roman" w:cs="Times New Roman"/>
        </w:rPr>
        <w:t>address the</w:t>
      </w:r>
      <w:r w:rsidR="00A0101E">
        <w:rPr>
          <w:rFonts w:ascii="Times New Roman" w:hAnsi="Times New Roman" w:cs="Times New Roman"/>
        </w:rPr>
        <w:t xml:space="preserve"> causal relationship between climate and arboreality by </w:t>
      </w:r>
      <w:r w:rsidR="0072529B">
        <w:rPr>
          <w:rFonts w:ascii="Times New Roman" w:hAnsi="Times New Roman" w:cs="Times New Roman"/>
        </w:rPr>
        <w:t>quantifying</w:t>
      </w:r>
      <w:r w:rsidR="00A0101E">
        <w:rPr>
          <w:rFonts w:ascii="Times New Roman" w:hAnsi="Times New Roman" w:cs="Times New Roman"/>
        </w:rPr>
        <w:t xml:space="preserve"> a reciprocal suitability score</w:t>
      </w:r>
      <w:r w:rsidR="0072529B">
        <w:rPr>
          <w:rFonts w:ascii="Times New Roman" w:hAnsi="Times New Roman" w:cs="Times New Roman"/>
        </w:rPr>
        <w:t>, a new measure developed herein</w:t>
      </w:r>
      <w:r w:rsidR="00A0101E">
        <w:rPr>
          <w:rFonts w:ascii="Times New Roman" w:hAnsi="Times New Roman" w:cs="Times New Roman"/>
        </w:rPr>
        <w:t xml:space="preserve">. </w:t>
      </w:r>
      <w:r w:rsidR="0072529B">
        <w:rPr>
          <w:rFonts w:ascii="Times New Roman" w:hAnsi="Times New Roman" w:cs="Times New Roman"/>
        </w:rPr>
        <w:t>This measure involves</w:t>
      </w:r>
      <w:r w:rsidR="00A0101E">
        <w:rPr>
          <w:rFonts w:ascii="Times New Roman" w:hAnsi="Times New Roman" w:cs="Times New Roman"/>
        </w:rPr>
        <w:t xml:space="preserve"> </w:t>
      </w:r>
      <w:r w:rsidR="0072529B">
        <w:rPr>
          <w:rFonts w:ascii="Times New Roman" w:hAnsi="Times New Roman" w:cs="Times New Roman"/>
        </w:rPr>
        <w:t>calculating</w:t>
      </w:r>
      <w:r w:rsidR="00A0101E">
        <w:rPr>
          <w:rFonts w:ascii="Times New Roman" w:hAnsi="Times New Roman" w:cs="Times New Roman"/>
        </w:rPr>
        <w:t xml:space="preserve"> the </w:t>
      </w:r>
      <w:r w:rsidR="0072529B">
        <w:rPr>
          <w:rFonts w:ascii="Times New Roman" w:hAnsi="Times New Roman" w:cs="Times New Roman"/>
        </w:rPr>
        <w:t xml:space="preserve">percentage of terrestrial species’ </w:t>
      </w:r>
      <w:r w:rsidR="00A0101E">
        <w:rPr>
          <w:rFonts w:ascii="Times New Roman" w:hAnsi="Times New Roman" w:cs="Times New Roman"/>
        </w:rPr>
        <w:t xml:space="preserve">geographic </w:t>
      </w:r>
      <w:r w:rsidR="0072529B">
        <w:rPr>
          <w:rFonts w:ascii="Times New Roman" w:hAnsi="Times New Roman" w:cs="Times New Roman"/>
        </w:rPr>
        <w:t>ranges</w:t>
      </w:r>
      <w:r w:rsidR="00A0101E">
        <w:rPr>
          <w:rFonts w:ascii="Times New Roman" w:hAnsi="Times New Roman" w:cs="Times New Roman"/>
        </w:rPr>
        <w:t xml:space="preserve"> that </w:t>
      </w:r>
      <w:r w:rsidR="0072529B">
        <w:rPr>
          <w:rFonts w:ascii="Times New Roman" w:hAnsi="Times New Roman" w:cs="Times New Roman"/>
        </w:rPr>
        <w:t>overlap with high suitability scores from the projected arboreal niche model, and vice versa</w:t>
      </w:r>
      <w:r w:rsidR="00F61988">
        <w:rPr>
          <w:rFonts w:ascii="Times New Roman" w:hAnsi="Times New Roman" w:cs="Times New Roman"/>
        </w:rPr>
        <w:t>.</w:t>
      </w:r>
      <w:r w:rsidR="009A03CC" w:rsidRPr="001F7131">
        <w:rPr>
          <w:rFonts w:ascii="Times New Roman" w:hAnsi="Times New Roman" w:cs="Times New Roman"/>
        </w:rPr>
        <w:t xml:space="preserve"> </w:t>
      </w:r>
      <w:r w:rsidR="00C55ABF">
        <w:rPr>
          <w:rFonts w:ascii="Times New Roman" w:hAnsi="Times New Roman" w:cs="Times New Roman"/>
        </w:rPr>
        <w:t xml:space="preserve">Together, these complementary approaches </w:t>
      </w:r>
      <w:r w:rsidR="0072529B">
        <w:rPr>
          <w:rFonts w:ascii="Times New Roman" w:hAnsi="Times New Roman" w:cs="Times New Roman"/>
        </w:rPr>
        <w:t>elucidate</w:t>
      </w:r>
      <w:r w:rsidR="00524135">
        <w:rPr>
          <w:rFonts w:ascii="Times New Roman" w:hAnsi="Times New Roman" w:cs="Times New Roman"/>
        </w:rPr>
        <w:t>d</w:t>
      </w:r>
      <w:r w:rsidR="0072529B">
        <w:rPr>
          <w:rFonts w:ascii="Times New Roman" w:hAnsi="Times New Roman" w:cs="Times New Roman"/>
        </w:rPr>
        <w:t xml:space="preserve"> the nuances of how arboreal and terrestrial species niches differ </w:t>
      </w:r>
      <w:r w:rsidR="00524135">
        <w:rPr>
          <w:rFonts w:ascii="Times New Roman" w:hAnsi="Times New Roman" w:cs="Times New Roman"/>
        </w:rPr>
        <w:t>as well as</w:t>
      </w:r>
      <w:r w:rsidR="0072529B">
        <w:rPr>
          <w:rFonts w:ascii="Times New Roman" w:hAnsi="Times New Roman" w:cs="Times New Roman"/>
        </w:rPr>
        <w:t xml:space="preserve"> </w:t>
      </w:r>
      <w:r w:rsidR="00524135">
        <w:rPr>
          <w:rFonts w:ascii="Times New Roman" w:hAnsi="Times New Roman" w:cs="Times New Roman"/>
        </w:rPr>
        <w:t>the</w:t>
      </w:r>
      <w:r w:rsidR="0072529B">
        <w:rPr>
          <w:rFonts w:ascii="Times New Roman" w:hAnsi="Times New Roman" w:cs="Times New Roman"/>
        </w:rPr>
        <w:t xml:space="preserve"> circumstances </w:t>
      </w:r>
      <w:r w:rsidR="00524135">
        <w:rPr>
          <w:rFonts w:ascii="Times New Roman" w:hAnsi="Times New Roman" w:cs="Times New Roman"/>
        </w:rPr>
        <w:t xml:space="preserve">under which </w:t>
      </w:r>
      <w:r w:rsidR="0072529B">
        <w:rPr>
          <w:rFonts w:ascii="Times New Roman" w:hAnsi="Times New Roman" w:cs="Times New Roman"/>
        </w:rPr>
        <w:t>microhabitat use may be driven by climate</w:t>
      </w:r>
      <w:r w:rsidR="00C55ABF">
        <w:rPr>
          <w:rFonts w:ascii="Times New Roman" w:hAnsi="Times New Roman" w:cs="Times New Roman"/>
        </w:rPr>
        <w:t xml:space="preserve">.  </w:t>
      </w:r>
    </w:p>
    <w:p w14:paraId="6BE77709" w14:textId="77777777" w:rsidR="009A03CC" w:rsidRPr="001F7131" w:rsidRDefault="009A03CC">
      <w:pPr>
        <w:rPr>
          <w:rFonts w:ascii="Times New Roman" w:hAnsi="Times New Roman" w:cs="Times New Roman"/>
        </w:rPr>
      </w:pPr>
    </w:p>
    <w:p w14:paraId="29CE96DF" w14:textId="77777777" w:rsidR="00783C8E" w:rsidRPr="001F7131" w:rsidRDefault="00783C8E">
      <w:pPr>
        <w:rPr>
          <w:rFonts w:ascii="Times New Roman" w:hAnsi="Times New Roman" w:cs="Times New Roman"/>
          <w:b/>
        </w:rPr>
      </w:pPr>
      <w:r w:rsidRPr="001F7131">
        <w:rPr>
          <w:rFonts w:ascii="Times New Roman" w:hAnsi="Times New Roman" w:cs="Times New Roman"/>
          <w:b/>
        </w:rPr>
        <w:t>Methods</w:t>
      </w:r>
    </w:p>
    <w:p w14:paraId="4F51CF35" w14:textId="77777777" w:rsidR="00146F26" w:rsidRDefault="00146F26">
      <w:pPr>
        <w:rPr>
          <w:rFonts w:ascii="Times New Roman" w:hAnsi="Times New Roman" w:cs="Times New Roman"/>
          <w:u w:val="single"/>
        </w:rPr>
      </w:pPr>
    </w:p>
    <w:p w14:paraId="3E44680D" w14:textId="5193FF9E" w:rsidR="009025A3" w:rsidRPr="009025A3" w:rsidRDefault="009025A3">
      <w:pPr>
        <w:rPr>
          <w:rFonts w:ascii="Times New Roman" w:hAnsi="Times New Roman" w:cs="Times New Roman"/>
        </w:rPr>
      </w:pPr>
      <w:r>
        <w:rPr>
          <w:rFonts w:ascii="Times New Roman" w:hAnsi="Times New Roman" w:cs="Times New Roman"/>
        </w:rPr>
        <w:tab/>
        <w:t xml:space="preserve">The family of lungless salamanders, Plethodontidae, makes up roughly 70% of all extant </w:t>
      </w:r>
      <w:r w:rsidR="000C327A">
        <w:rPr>
          <w:rFonts w:ascii="Times New Roman" w:hAnsi="Times New Roman" w:cs="Times New Roman"/>
        </w:rPr>
        <w:t xml:space="preserve">salamander </w:t>
      </w:r>
      <w:r>
        <w:rPr>
          <w:rFonts w:ascii="Times New Roman" w:hAnsi="Times New Roman" w:cs="Times New Roman"/>
        </w:rPr>
        <w:t>species (</w:t>
      </w:r>
      <w:r w:rsidR="00BB00E6">
        <w:rPr>
          <w:rFonts w:ascii="Times New Roman" w:hAnsi="Times New Roman" w:cs="Times New Roman"/>
        </w:rPr>
        <w:t>28 genera, ~</w:t>
      </w:r>
      <w:r>
        <w:rPr>
          <w:rFonts w:ascii="Times New Roman" w:hAnsi="Times New Roman" w:cs="Times New Roman"/>
        </w:rPr>
        <w:t>4</w:t>
      </w:r>
      <w:r w:rsidR="00BB00E6">
        <w:rPr>
          <w:rFonts w:ascii="Times New Roman" w:hAnsi="Times New Roman" w:cs="Times New Roman"/>
        </w:rPr>
        <w:t>65</w:t>
      </w:r>
      <w:r>
        <w:rPr>
          <w:rFonts w:ascii="Times New Roman" w:hAnsi="Times New Roman" w:cs="Times New Roman"/>
        </w:rPr>
        <w:t xml:space="preserve"> out of </w:t>
      </w:r>
      <w:r w:rsidR="00BB00E6">
        <w:rPr>
          <w:rFonts w:ascii="Times New Roman" w:hAnsi="Times New Roman" w:cs="Times New Roman"/>
        </w:rPr>
        <w:t>655</w:t>
      </w:r>
      <w:r>
        <w:rPr>
          <w:rFonts w:ascii="Times New Roman" w:hAnsi="Times New Roman" w:cs="Times New Roman"/>
        </w:rPr>
        <w:t xml:space="preserve"> named species; AmphibiaWeb) and is geographically </w:t>
      </w:r>
      <w:proofErr w:type="gramStart"/>
      <w:r>
        <w:rPr>
          <w:rFonts w:ascii="Times New Roman" w:hAnsi="Times New Roman" w:cs="Times New Roman"/>
        </w:rPr>
        <w:t>wide-spread</w:t>
      </w:r>
      <w:proofErr w:type="gramEnd"/>
      <w:r>
        <w:rPr>
          <w:rFonts w:ascii="Times New Roman" w:hAnsi="Times New Roman" w:cs="Times New Roman"/>
        </w:rPr>
        <w:t xml:space="preserve">. </w:t>
      </w:r>
      <w:r w:rsidR="00146F26">
        <w:rPr>
          <w:rFonts w:ascii="Times New Roman" w:hAnsi="Times New Roman" w:cs="Times New Roman"/>
        </w:rPr>
        <w:t xml:space="preserve">As their name suggests, this family is characterized by a lack of lungs, breathing only through their skin and a </w:t>
      </w:r>
      <w:r w:rsidR="00524135">
        <w:rPr>
          <w:rFonts w:ascii="Times New Roman" w:hAnsi="Times New Roman" w:cs="Times New Roman"/>
        </w:rPr>
        <w:t xml:space="preserve">small </w:t>
      </w:r>
      <w:r w:rsidR="00146F26">
        <w:rPr>
          <w:rFonts w:ascii="Times New Roman" w:hAnsi="Times New Roman" w:cs="Times New Roman"/>
        </w:rPr>
        <w:t xml:space="preserve">patch </w:t>
      </w:r>
      <w:r w:rsidR="005E1396">
        <w:rPr>
          <w:rFonts w:ascii="Times New Roman" w:hAnsi="Times New Roman" w:cs="Times New Roman"/>
        </w:rPr>
        <w:t>inside their mouths</w:t>
      </w:r>
      <w:r w:rsidR="00146F26">
        <w:rPr>
          <w:rFonts w:ascii="Times New Roman" w:hAnsi="Times New Roman" w:cs="Times New Roman"/>
        </w:rPr>
        <w:t>.</w:t>
      </w:r>
      <w:r w:rsidR="000C327A">
        <w:rPr>
          <w:rFonts w:ascii="Times New Roman" w:hAnsi="Times New Roman" w:cs="Times New Roman"/>
        </w:rPr>
        <w:t xml:space="preserve"> </w:t>
      </w:r>
      <w:r w:rsidR="00524135">
        <w:rPr>
          <w:rFonts w:ascii="Times New Roman" w:hAnsi="Times New Roman" w:cs="Times New Roman"/>
        </w:rPr>
        <w:t>The p</w:t>
      </w:r>
      <w:r w:rsidR="000C327A">
        <w:rPr>
          <w:rFonts w:ascii="Times New Roman" w:hAnsi="Times New Roman" w:cs="Times New Roman"/>
        </w:rPr>
        <w:t>ermeab</w:t>
      </w:r>
      <w:r w:rsidR="00524135">
        <w:rPr>
          <w:rFonts w:ascii="Times New Roman" w:hAnsi="Times New Roman" w:cs="Times New Roman"/>
        </w:rPr>
        <w:t>ility of this</w:t>
      </w:r>
      <w:r w:rsidR="000C327A">
        <w:rPr>
          <w:rFonts w:ascii="Times New Roman" w:hAnsi="Times New Roman" w:cs="Times New Roman"/>
        </w:rPr>
        <w:t xml:space="preserve"> skin </w:t>
      </w:r>
      <w:r w:rsidR="00524135">
        <w:rPr>
          <w:rFonts w:ascii="Times New Roman" w:hAnsi="Times New Roman" w:cs="Times New Roman"/>
        </w:rPr>
        <w:t>necessary for</w:t>
      </w:r>
      <w:r w:rsidR="000C327A">
        <w:rPr>
          <w:rFonts w:ascii="Times New Roman" w:hAnsi="Times New Roman" w:cs="Times New Roman"/>
        </w:rPr>
        <w:t xml:space="preserve"> </w:t>
      </w:r>
      <w:r w:rsidR="00524135">
        <w:rPr>
          <w:rFonts w:ascii="Times New Roman" w:hAnsi="Times New Roman" w:cs="Times New Roman"/>
        </w:rPr>
        <w:t xml:space="preserve">appropriate </w:t>
      </w:r>
      <w:r w:rsidR="000C327A">
        <w:rPr>
          <w:rFonts w:ascii="Times New Roman" w:hAnsi="Times New Roman" w:cs="Times New Roman"/>
        </w:rPr>
        <w:t xml:space="preserve">oxygen intake </w:t>
      </w:r>
      <w:r w:rsidR="00524135">
        <w:rPr>
          <w:rFonts w:ascii="Times New Roman" w:hAnsi="Times New Roman" w:cs="Times New Roman"/>
        </w:rPr>
        <w:t>also results in</w:t>
      </w:r>
      <w:r w:rsidR="000C327A">
        <w:rPr>
          <w:rFonts w:ascii="Times New Roman" w:hAnsi="Times New Roman" w:cs="Times New Roman"/>
        </w:rPr>
        <w:t xml:space="preserve"> very little resistance to evaporative water loss. Th</w:t>
      </w:r>
      <w:r w:rsidR="00524135">
        <w:rPr>
          <w:rFonts w:ascii="Times New Roman" w:hAnsi="Times New Roman" w:cs="Times New Roman"/>
        </w:rPr>
        <w:t xml:space="preserve">us, </w:t>
      </w:r>
      <w:r w:rsidR="000C327A">
        <w:rPr>
          <w:rFonts w:ascii="Times New Roman" w:hAnsi="Times New Roman" w:cs="Times New Roman"/>
        </w:rPr>
        <w:t xml:space="preserve">plethodontid species </w:t>
      </w:r>
      <w:r w:rsidR="00524135">
        <w:rPr>
          <w:rFonts w:ascii="Times New Roman" w:hAnsi="Times New Roman" w:cs="Times New Roman"/>
        </w:rPr>
        <w:t xml:space="preserve">are </w:t>
      </w:r>
      <w:r w:rsidR="000C327A">
        <w:rPr>
          <w:rFonts w:ascii="Times New Roman" w:hAnsi="Times New Roman" w:cs="Times New Roman"/>
        </w:rPr>
        <w:t>particularly prone to fatal desiccation, and</w:t>
      </w:r>
      <w:r w:rsidR="00524135">
        <w:rPr>
          <w:rFonts w:ascii="Times New Roman" w:hAnsi="Times New Roman" w:cs="Times New Roman"/>
        </w:rPr>
        <w:t xml:space="preserve"> therefore</w:t>
      </w:r>
      <w:r w:rsidR="000C327A">
        <w:rPr>
          <w:rFonts w:ascii="Times New Roman" w:hAnsi="Times New Roman" w:cs="Times New Roman"/>
        </w:rPr>
        <w:t xml:space="preserve"> </w:t>
      </w:r>
      <w:del w:id="87" w:author="Mellenthin, Lauren" w:date="2019-10-09T11:10:00Z">
        <w:r w:rsidR="000C327A" w:rsidDel="00B86D6E">
          <w:rPr>
            <w:rFonts w:ascii="Times New Roman" w:hAnsi="Times New Roman" w:cs="Times New Roman"/>
          </w:rPr>
          <w:delText xml:space="preserve">they </w:delText>
        </w:r>
      </w:del>
      <w:r w:rsidR="00524135">
        <w:rPr>
          <w:rFonts w:ascii="Times New Roman" w:hAnsi="Times New Roman" w:cs="Times New Roman"/>
        </w:rPr>
        <w:t>often occupy</w:t>
      </w:r>
      <w:r w:rsidR="000C327A">
        <w:rPr>
          <w:rFonts w:ascii="Times New Roman" w:hAnsi="Times New Roman" w:cs="Times New Roman"/>
        </w:rPr>
        <w:t xml:space="preserve"> </w:t>
      </w:r>
      <w:r w:rsidR="00524135">
        <w:rPr>
          <w:rFonts w:ascii="Times New Roman" w:hAnsi="Times New Roman" w:cs="Times New Roman"/>
        </w:rPr>
        <w:t>crevices</w:t>
      </w:r>
      <w:r w:rsidR="000C327A">
        <w:rPr>
          <w:rFonts w:ascii="Times New Roman" w:hAnsi="Times New Roman" w:cs="Times New Roman"/>
        </w:rPr>
        <w:t xml:space="preserve"> under rocks and logs or in ephemeral pools in arid conditions.</w:t>
      </w:r>
      <w:r w:rsidR="00146F26">
        <w:rPr>
          <w:rFonts w:ascii="Times New Roman" w:hAnsi="Times New Roman" w:cs="Times New Roman"/>
        </w:rPr>
        <w:t xml:space="preserve"> Adult</w:t>
      </w:r>
      <w:r w:rsidR="00BB00E6">
        <w:rPr>
          <w:rFonts w:ascii="Times New Roman" w:hAnsi="Times New Roman" w:cs="Times New Roman"/>
        </w:rPr>
        <w:t xml:space="preserve"> body size</w:t>
      </w:r>
      <w:r w:rsidR="00146F26">
        <w:rPr>
          <w:rFonts w:ascii="Times New Roman" w:hAnsi="Times New Roman" w:cs="Times New Roman"/>
        </w:rPr>
        <w:t>s range</w:t>
      </w:r>
      <w:r w:rsidR="00BB00E6">
        <w:rPr>
          <w:rFonts w:ascii="Times New Roman" w:hAnsi="Times New Roman" w:cs="Times New Roman"/>
        </w:rPr>
        <w:t xml:space="preserve"> from </w:t>
      </w:r>
      <w:r w:rsidR="001364D1">
        <w:rPr>
          <w:rFonts w:ascii="Times New Roman" w:hAnsi="Times New Roman" w:cs="Times New Roman"/>
        </w:rPr>
        <w:t xml:space="preserve">15 </w:t>
      </w:r>
      <w:r w:rsidR="00BB00E6">
        <w:rPr>
          <w:rFonts w:ascii="Times New Roman" w:hAnsi="Times New Roman" w:cs="Times New Roman"/>
        </w:rPr>
        <w:t>mm to</w:t>
      </w:r>
      <w:r w:rsidR="001364D1">
        <w:rPr>
          <w:rFonts w:ascii="Times New Roman" w:hAnsi="Times New Roman" w:cs="Times New Roman"/>
        </w:rPr>
        <w:t xml:space="preserve"> </w:t>
      </w:r>
      <w:r w:rsidR="00146F26">
        <w:rPr>
          <w:rFonts w:ascii="Times New Roman" w:hAnsi="Times New Roman" w:cs="Times New Roman"/>
        </w:rPr>
        <w:t xml:space="preserve">over </w:t>
      </w:r>
      <w:r w:rsidR="001364D1">
        <w:rPr>
          <w:rFonts w:ascii="Times New Roman" w:hAnsi="Times New Roman" w:cs="Times New Roman"/>
        </w:rPr>
        <w:t>10</w:t>
      </w:r>
      <w:r w:rsidR="00146F26">
        <w:rPr>
          <w:rFonts w:ascii="Times New Roman" w:hAnsi="Times New Roman" w:cs="Times New Roman"/>
        </w:rPr>
        <w:t>0</w:t>
      </w:r>
      <w:r w:rsidR="001364D1">
        <w:rPr>
          <w:rFonts w:ascii="Times New Roman" w:hAnsi="Times New Roman" w:cs="Times New Roman"/>
        </w:rPr>
        <w:t xml:space="preserve"> </w:t>
      </w:r>
      <w:r w:rsidR="00BB00E6">
        <w:rPr>
          <w:rFonts w:ascii="Times New Roman" w:hAnsi="Times New Roman" w:cs="Times New Roman"/>
        </w:rPr>
        <w:t>mm snout-vent length</w:t>
      </w:r>
      <w:r w:rsidR="001364D1">
        <w:rPr>
          <w:rFonts w:ascii="Times New Roman" w:hAnsi="Times New Roman" w:cs="Times New Roman"/>
        </w:rPr>
        <w:t xml:space="preserve"> (Baken and Adams 2019)</w:t>
      </w:r>
      <w:r w:rsidR="00BB00E6">
        <w:rPr>
          <w:rFonts w:ascii="Times New Roman" w:hAnsi="Times New Roman" w:cs="Times New Roman"/>
        </w:rPr>
        <w:t xml:space="preserve">, and </w:t>
      </w:r>
      <w:r w:rsidR="000C327A">
        <w:rPr>
          <w:rFonts w:ascii="Times New Roman" w:hAnsi="Times New Roman" w:cs="Times New Roman"/>
        </w:rPr>
        <w:t>occupy</w:t>
      </w:r>
      <w:r w:rsidR="00BB00E6">
        <w:rPr>
          <w:rFonts w:ascii="Times New Roman" w:hAnsi="Times New Roman" w:cs="Times New Roman"/>
        </w:rPr>
        <w:t xml:space="preserve"> an impressive diversity of microhabitats, </w:t>
      </w:r>
      <w:r w:rsidR="000C327A">
        <w:rPr>
          <w:rFonts w:ascii="Times New Roman" w:hAnsi="Times New Roman" w:cs="Times New Roman"/>
        </w:rPr>
        <w:t>including</w:t>
      </w:r>
      <w:r w:rsidR="00BB00E6">
        <w:rPr>
          <w:rFonts w:ascii="Times New Roman" w:hAnsi="Times New Roman" w:cs="Times New Roman"/>
        </w:rPr>
        <w:t xml:space="preserve"> terrestrial, aquatic, cave, fossorial, saxicolous, and arboreal </w:t>
      </w:r>
      <w:r w:rsidR="000C327A">
        <w:rPr>
          <w:rFonts w:ascii="Times New Roman" w:hAnsi="Times New Roman" w:cs="Times New Roman"/>
        </w:rPr>
        <w:t xml:space="preserve">microhabitats </w:t>
      </w:r>
      <w:r w:rsidR="00BB00E6">
        <w:rPr>
          <w:rFonts w:ascii="Times New Roman" w:hAnsi="Times New Roman" w:cs="Times New Roman"/>
        </w:rPr>
        <w:t xml:space="preserve">(Blankers et al 2012, Baken and Adams 2019). </w:t>
      </w:r>
      <w:r w:rsidR="00146F26">
        <w:rPr>
          <w:rFonts w:ascii="Times New Roman" w:hAnsi="Times New Roman" w:cs="Times New Roman"/>
        </w:rPr>
        <w:t xml:space="preserve">The majority of </w:t>
      </w:r>
      <w:r w:rsidR="00524135">
        <w:rPr>
          <w:rFonts w:ascii="Times New Roman" w:hAnsi="Times New Roman" w:cs="Times New Roman"/>
        </w:rPr>
        <w:t xml:space="preserve">plethodontid </w:t>
      </w:r>
      <w:r w:rsidR="00146F26">
        <w:rPr>
          <w:rFonts w:ascii="Times New Roman" w:hAnsi="Times New Roman" w:cs="Times New Roman"/>
        </w:rPr>
        <w:t xml:space="preserve">species live in North America; however, several species live in South America and central Europe, and one species </w:t>
      </w:r>
      <w:r w:rsidR="000C327A">
        <w:rPr>
          <w:rFonts w:ascii="Times New Roman" w:hAnsi="Times New Roman" w:cs="Times New Roman"/>
        </w:rPr>
        <w:t>is found</w:t>
      </w:r>
      <w:r w:rsidR="00146F26">
        <w:rPr>
          <w:rFonts w:ascii="Times New Roman" w:hAnsi="Times New Roman" w:cs="Times New Roman"/>
        </w:rPr>
        <w:t xml:space="preserve"> in South Korea (Figure ___; </w:t>
      </w:r>
      <w:proofErr w:type="spellStart"/>
      <w:r w:rsidR="00146F26">
        <w:rPr>
          <w:rFonts w:ascii="Times New Roman" w:hAnsi="Times New Roman" w:cs="Times New Roman"/>
        </w:rPr>
        <w:t>Petranka</w:t>
      </w:r>
      <w:proofErr w:type="spellEnd"/>
      <w:r w:rsidR="00146F26">
        <w:rPr>
          <w:rFonts w:ascii="Times New Roman" w:hAnsi="Times New Roman" w:cs="Times New Roman"/>
        </w:rPr>
        <w:t xml:space="preserve"> 1998). For this study, we exclude European and Asian species</w:t>
      </w:r>
      <w:r w:rsidR="000C327A">
        <w:rPr>
          <w:rFonts w:ascii="Times New Roman" w:hAnsi="Times New Roman" w:cs="Times New Roman"/>
        </w:rPr>
        <w:t>,</w:t>
      </w:r>
      <w:r w:rsidR="00146F26">
        <w:rPr>
          <w:rFonts w:ascii="Times New Roman" w:hAnsi="Times New Roman" w:cs="Times New Roman"/>
        </w:rPr>
        <w:t xml:space="preserve"> focus</w:t>
      </w:r>
      <w:r w:rsidR="000C327A">
        <w:rPr>
          <w:rFonts w:ascii="Times New Roman" w:hAnsi="Times New Roman" w:cs="Times New Roman"/>
        </w:rPr>
        <w:t>ing</w:t>
      </w:r>
      <w:r w:rsidR="00146F26">
        <w:rPr>
          <w:rFonts w:ascii="Times New Roman" w:hAnsi="Times New Roman" w:cs="Times New Roman"/>
        </w:rPr>
        <w:t xml:space="preserve"> on </w:t>
      </w:r>
      <w:r w:rsidR="00F8033D">
        <w:rPr>
          <w:rFonts w:ascii="Times New Roman" w:hAnsi="Times New Roman" w:cs="Times New Roman"/>
        </w:rPr>
        <w:t xml:space="preserve">311 </w:t>
      </w:r>
      <w:r w:rsidR="000C327A">
        <w:rPr>
          <w:rFonts w:ascii="Times New Roman" w:hAnsi="Times New Roman" w:cs="Times New Roman"/>
        </w:rPr>
        <w:t>N</w:t>
      </w:r>
      <w:r w:rsidR="00146F26">
        <w:rPr>
          <w:rFonts w:ascii="Times New Roman" w:hAnsi="Times New Roman" w:cs="Times New Roman"/>
        </w:rPr>
        <w:t>ew</w:t>
      </w:r>
      <w:r w:rsidR="000C327A">
        <w:rPr>
          <w:rFonts w:ascii="Times New Roman" w:hAnsi="Times New Roman" w:cs="Times New Roman"/>
        </w:rPr>
        <w:t xml:space="preserve"> W</w:t>
      </w:r>
      <w:r w:rsidR="00146F26">
        <w:rPr>
          <w:rFonts w:ascii="Times New Roman" w:hAnsi="Times New Roman" w:cs="Times New Roman"/>
        </w:rPr>
        <w:t>orld plethodontids</w:t>
      </w:r>
      <w:r w:rsidR="00F8033D">
        <w:rPr>
          <w:rFonts w:ascii="Times New Roman" w:hAnsi="Times New Roman" w:cs="Times New Roman"/>
        </w:rPr>
        <w:t xml:space="preserve"> for which distributional</w:t>
      </w:r>
      <w:r w:rsidR="000C327A">
        <w:rPr>
          <w:rFonts w:ascii="Times New Roman" w:hAnsi="Times New Roman" w:cs="Times New Roman"/>
        </w:rPr>
        <w:t>, phylogenetic,</w:t>
      </w:r>
      <w:r w:rsidR="00F8033D">
        <w:rPr>
          <w:rFonts w:ascii="Times New Roman" w:hAnsi="Times New Roman" w:cs="Times New Roman"/>
        </w:rPr>
        <w:t xml:space="preserve"> and microhabitat data were available</w:t>
      </w:r>
      <w:r w:rsidR="00146F26">
        <w:rPr>
          <w:rFonts w:ascii="Times New Roman" w:hAnsi="Times New Roman" w:cs="Times New Roman"/>
        </w:rPr>
        <w:t>.</w:t>
      </w:r>
    </w:p>
    <w:p w14:paraId="2399795A" w14:textId="77777777" w:rsidR="00385C21" w:rsidRPr="009025A3" w:rsidRDefault="00385C21">
      <w:pPr>
        <w:rPr>
          <w:rFonts w:ascii="Times New Roman" w:hAnsi="Times New Roman" w:cs="Times New Roman"/>
        </w:rPr>
      </w:pPr>
    </w:p>
    <w:p w14:paraId="5AC5303C" w14:textId="77777777" w:rsidR="00783C8E" w:rsidRPr="001F7131" w:rsidRDefault="00783C8E">
      <w:pPr>
        <w:rPr>
          <w:rFonts w:ascii="Times New Roman" w:hAnsi="Times New Roman" w:cs="Times New Roman"/>
          <w:u w:val="single"/>
        </w:rPr>
      </w:pPr>
      <w:r w:rsidRPr="001F7131">
        <w:rPr>
          <w:rFonts w:ascii="Times New Roman" w:hAnsi="Times New Roman" w:cs="Times New Roman"/>
          <w:u w:val="single"/>
        </w:rPr>
        <w:t>Microhabitat Use</w:t>
      </w:r>
    </w:p>
    <w:p w14:paraId="704471DE" w14:textId="3042B075" w:rsidR="000D22CB" w:rsidRDefault="00303434">
      <w:pPr>
        <w:rPr>
          <w:rFonts w:ascii="Times New Roman" w:hAnsi="Times New Roman" w:cs="Times New Roman"/>
        </w:rPr>
      </w:pPr>
      <w:r w:rsidRPr="00303434">
        <w:rPr>
          <w:rFonts w:ascii="Times New Roman" w:hAnsi="Times New Roman" w:cs="Times New Roman"/>
          <w:i/>
        </w:rPr>
        <w:tab/>
      </w:r>
      <w:r w:rsidR="000D22CB">
        <w:rPr>
          <w:rFonts w:ascii="Times New Roman" w:hAnsi="Times New Roman" w:cs="Times New Roman"/>
        </w:rPr>
        <w:t xml:space="preserve">We classified </w:t>
      </w:r>
      <w:r w:rsidR="00385C21">
        <w:rPr>
          <w:rFonts w:ascii="Times New Roman" w:hAnsi="Times New Roman" w:cs="Times New Roman"/>
        </w:rPr>
        <w:t>species</w:t>
      </w:r>
      <w:r w:rsidR="000D22CB">
        <w:rPr>
          <w:rFonts w:ascii="Times New Roman" w:hAnsi="Times New Roman" w:cs="Times New Roman"/>
        </w:rPr>
        <w:t xml:space="preserve"> in terms of primary and</w:t>
      </w:r>
      <w:r w:rsidR="009F3208">
        <w:rPr>
          <w:rFonts w:ascii="Times New Roman" w:hAnsi="Times New Roman" w:cs="Times New Roman"/>
        </w:rPr>
        <w:t>, where applicable, secondary</w:t>
      </w:r>
      <w:r w:rsidR="000358DC">
        <w:rPr>
          <w:rFonts w:ascii="Times New Roman" w:hAnsi="Times New Roman" w:cs="Times New Roman"/>
        </w:rPr>
        <w:t xml:space="preserve"> </w:t>
      </w:r>
      <w:r w:rsidR="009F3208">
        <w:rPr>
          <w:rFonts w:ascii="Times New Roman" w:hAnsi="Times New Roman" w:cs="Times New Roman"/>
        </w:rPr>
        <w:t>adult microhabitat</w:t>
      </w:r>
      <w:r w:rsidR="00A32511">
        <w:rPr>
          <w:rFonts w:ascii="Times New Roman" w:hAnsi="Times New Roman" w:cs="Times New Roman"/>
        </w:rPr>
        <w:t xml:space="preserve"> use</w:t>
      </w:r>
      <w:r w:rsidR="001210BA">
        <w:rPr>
          <w:rFonts w:ascii="Times New Roman" w:hAnsi="Times New Roman" w:cs="Times New Roman"/>
        </w:rPr>
        <w:t xml:space="preserve"> </w:t>
      </w:r>
      <w:r w:rsidR="00B174E7">
        <w:rPr>
          <w:rFonts w:ascii="Times New Roman" w:hAnsi="Times New Roman" w:cs="Times New Roman"/>
        </w:rPr>
        <w:t>based on</w:t>
      </w:r>
      <w:r w:rsidR="001210BA">
        <w:rPr>
          <w:rFonts w:ascii="Times New Roman" w:hAnsi="Times New Roman" w:cs="Times New Roman"/>
        </w:rPr>
        <w:t xml:space="preserve"> primary literature, species descriptions, field observations, and the IUCN (2010) and AmphibiaWeb (2016) databases</w:t>
      </w:r>
      <w:r w:rsidR="009050C0">
        <w:rPr>
          <w:rFonts w:ascii="Times New Roman" w:hAnsi="Times New Roman" w:cs="Times New Roman"/>
        </w:rPr>
        <w:t>. Due to the non-discrete nature of microhabitat use in salamanders, we employed six distinct classification schemes (</w:t>
      </w:r>
      <w:r w:rsidR="00A32511">
        <w:rPr>
          <w:rFonts w:ascii="Times New Roman" w:hAnsi="Times New Roman" w:cs="Times New Roman"/>
        </w:rPr>
        <w:t xml:space="preserve">referred to as </w:t>
      </w:r>
      <w:r w:rsidR="009050C0">
        <w:rPr>
          <w:rFonts w:ascii="Times New Roman" w:hAnsi="Times New Roman" w:cs="Times New Roman"/>
        </w:rPr>
        <w:t>6-M, 6-L, 7-M, 7-L, 6-McM, and 6-McL</w:t>
      </w:r>
      <w:r w:rsidR="002019F2">
        <w:rPr>
          <w:rFonts w:ascii="Times New Roman" w:hAnsi="Times New Roman" w:cs="Times New Roman"/>
        </w:rPr>
        <w:t>; Table 1</w:t>
      </w:r>
      <w:r w:rsidR="009050C0">
        <w:rPr>
          <w:rFonts w:ascii="Times New Roman" w:hAnsi="Times New Roman" w:cs="Times New Roman"/>
        </w:rPr>
        <w:t xml:space="preserve">) </w:t>
      </w:r>
      <w:r w:rsidR="00A06AC3">
        <w:rPr>
          <w:rFonts w:ascii="Times New Roman" w:hAnsi="Times New Roman" w:cs="Times New Roman"/>
        </w:rPr>
        <w:t>that differentially combine information from</w:t>
      </w:r>
      <w:r w:rsidR="009050C0">
        <w:rPr>
          <w:rFonts w:ascii="Times New Roman" w:hAnsi="Times New Roman" w:cs="Times New Roman"/>
        </w:rPr>
        <w:t xml:space="preserve"> the primary and secondary microhabitats into a single category (</w:t>
      </w:r>
      <w:r w:rsidR="009050C0" w:rsidRPr="000358DC">
        <w:rPr>
          <w:rFonts w:ascii="Times New Roman" w:hAnsi="Times New Roman" w:cs="Times New Roman"/>
        </w:rPr>
        <w:t>terrestrial</w:t>
      </w:r>
      <w:r w:rsidR="009050C0">
        <w:rPr>
          <w:rFonts w:ascii="Times New Roman" w:hAnsi="Times New Roman" w:cs="Times New Roman"/>
        </w:rPr>
        <w:t>: T, arboreal: A, aquatic: W, semi-aquatic: SW, cave-dwelling: C, fossorial: F, or saxicolous: S)</w:t>
      </w:r>
      <w:r w:rsidR="00E76CFC">
        <w:rPr>
          <w:rFonts w:ascii="Times New Roman" w:hAnsi="Times New Roman" w:cs="Times New Roman"/>
        </w:rPr>
        <w:t xml:space="preserve">. The approach follows </w:t>
      </w:r>
      <w:r w:rsidR="000358DC">
        <w:rPr>
          <w:rFonts w:ascii="Times New Roman" w:hAnsi="Times New Roman" w:cs="Times New Roman"/>
        </w:rPr>
        <w:t xml:space="preserve">Baken and Adams </w:t>
      </w:r>
      <w:r w:rsidR="009F3208">
        <w:rPr>
          <w:rFonts w:ascii="Times New Roman" w:hAnsi="Times New Roman" w:cs="Times New Roman"/>
        </w:rPr>
        <w:t>(</w:t>
      </w:r>
      <w:r w:rsidR="00A32511">
        <w:rPr>
          <w:rFonts w:ascii="Times New Roman" w:hAnsi="Times New Roman" w:cs="Times New Roman"/>
        </w:rPr>
        <w:t>2019</w:t>
      </w:r>
      <w:r w:rsidR="009F3208">
        <w:rPr>
          <w:rFonts w:ascii="Times New Roman" w:hAnsi="Times New Roman" w:cs="Times New Roman"/>
        </w:rPr>
        <w:t>)</w:t>
      </w:r>
      <w:r w:rsidR="00F8033D">
        <w:rPr>
          <w:rFonts w:ascii="Times New Roman" w:hAnsi="Times New Roman" w:cs="Times New Roman"/>
        </w:rPr>
        <w:t xml:space="preserve"> </w:t>
      </w:r>
      <w:r w:rsidR="00E76CFC">
        <w:rPr>
          <w:rFonts w:ascii="Times New Roman" w:hAnsi="Times New Roman" w:cs="Times New Roman"/>
        </w:rPr>
        <w:t>and is similar to other microhabitat classification schemes used previously (</w:t>
      </w:r>
      <w:r w:rsidR="009025A3">
        <w:rPr>
          <w:rFonts w:ascii="Times New Roman" w:hAnsi="Times New Roman" w:cs="Times New Roman"/>
        </w:rPr>
        <w:t xml:space="preserve">e.g. </w:t>
      </w:r>
      <w:r w:rsidR="00E76CFC">
        <w:rPr>
          <w:rFonts w:ascii="Times New Roman" w:hAnsi="Times New Roman" w:cs="Times New Roman"/>
        </w:rPr>
        <w:t>Blankers</w:t>
      </w:r>
      <w:r w:rsidR="009025A3">
        <w:rPr>
          <w:rFonts w:ascii="Times New Roman" w:hAnsi="Times New Roman" w:cs="Times New Roman"/>
        </w:rPr>
        <w:t xml:space="preserve"> et al 2012,</w:t>
      </w:r>
      <w:r w:rsidR="00E76CFC">
        <w:rPr>
          <w:rFonts w:ascii="Times New Roman" w:hAnsi="Times New Roman" w:cs="Times New Roman"/>
        </w:rPr>
        <w:t xml:space="preserve"> McEntire</w:t>
      </w:r>
      <w:r w:rsidR="009025A3">
        <w:rPr>
          <w:rFonts w:ascii="Times New Roman" w:hAnsi="Times New Roman" w:cs="Times New Roman"/>
        </w:rPr>
        <w:t xml:space="preserve"> 2016</w:t>
      </w:r>
      <w:r w:rsidR="00E76CFC">
        <w:rPr>
          <w:rFonts w:ascii="Times New Roman" w:hAnsi="Times New Roman" w:cs="Times New Roman"/>
        </w:rPr>
        <w:t>)</w:t>
      </w:r>
      <w:r w:rsidR="009F3208">
        <w:rPr>
          <w:rFonts w:ascii="Times New Roman" w:hAnsi="Times New Roman" w:cs="Times New Roman"/>
        </w:rPr>
        <w:t xml:space="preserve">. </w:t>
      </w:r>
      <w:r w:rsidR="000D22CB">
        <w:rPr>
          <w:rFonts w:ascii="Times New Roman" w:hAnsi="Times New Roman" w:cs="Times New Roman"/>
        </w:rPr>
        <w:t xml:space="preserve">Briefly, these six classification schemes </w:t>
      </w:r>
      <w:r w:rsidR="009050C0">
        <w:rPr>
          <w:rFonts w:ascii="Times New Roman" w:hAnsi="Times New Roman" w:cs="Times New Roman"/>
        </w:rPr>
        <w:t xml:space="preserve">are defined by </w:t>
      </w:r>
      <w:r w:rsidR="000D22CB">
        <w:rPr>
          <w:rFonts w:ascii="Times New Roman" w:hAnsi="Times New Roman" w:cs="Times New Roman"/>
        </w:rPr>
        <w:t xml:space="preserve">three criteria: </w:t>
      </w:r>
      <w:r w:rsidR="009F3208">
        <w:rPr>
          <w:rFonts w:ascii="Times New Roman" w:hAnsi="Times New Roman" w:cs="Times New Roman"/>
        </w:rPr>
        <w:t xml:space="preserve">the treatment of ‘semi-aquatic’ </w:t>
      </w:r>
      <w:r w:rsidR="00F8033D">
        <w:rPr>
          <w:rFonts w:ascii="Times New Roman" w:hAnsi="Times New Roman" w:cs="Times New Roman"/>
        </w:rPr>
        <w:t xml:space="preserve">(SW) </w:t>
      </w:r>
      <w:r w:rsidR="009F3208">
        <w:rPr>
          <w:rFonts w:ascii="Times New Roman" w:hAnsi="Times New Roman" w:cs="Times New Roman"/>
        </w:rPr>
        <w:t xml:space="preserve">as </w:t>
      </w:r>
      <w:r w:rsidR="000358DC">
        <w:rPr>
          <w:rFonts w:ascii="Times New Roman" w:hAnsi="Times New Roman" w:cs="Times New Roman"/>
        </w:rPr>
        <w:t>a</w:t>
      </w:r>
      <w:r w:rsidR="009F3208">
        <w:rPr>
          <w:rFonts w:ascii="Times New Roman" w:hAnsi="Times New Roman" w:cs="Times New Roman"/>
        </w:rPr>
        <w:t xml:space="preserve"> category</w:t>
      </w:r>
      <w:r w:rsidR="000358DC">
        <w:rPr>
          <w:rFonts w:ascii="Times New Roman" w:hAnsi="Times New Roman" w:cs="Times New Roman"/>
        </w:rPr>
        <w:t xml:space="preserve"> distinct from ‘terrestrial’ and ‘aquatic’</w:t>
      </w:r>
      <w:r w:rsidR="00B3090A">
        <w:rPr>
          <w:rFonts w:ascii="Times New Roman" w:hAnsi="Times New Roman" w:cs="Times New Roman"/>
        </w:rPr>
        <w:t xml:space="preserve"> (</w:t>
      </w:r>
      <w:r w:rsidR="008A6FB4">
        <w:rPr>
          <w:rFonts w:ascii="Times New Roman" w:hAnsi="Times New Roman" w:cs="Times New Roman"/>
        </w:rPr>
        <w:t>‘</w:t>
      </w:r>
      <w:r w:rsidR="00B3090A">
        <w:rPr>
          <w:rFonts w:ascii="Times New Roman" w:hAnsi="Times New Roman" w:cs="Times New Roman"/>
        </w:rPr>
        <w:t>7</w:t>
      </w:r>
      <w:r w:rsidR="008A6FB4">
        <w:rPr>
          <w:rFonts w:ascii="Times New Roman" w:hAnsi="Times New Roman" w:cs="Times New Roman"/>
        </w:rPr>
        <w:t xml:space="preserve">-’ </w:t>
      </w:r>
      <w:r w:rsidR="00B3090A">
        <w:rPr>
          <w:rFonts w:ascii="Times New Roman" w:hAnsi="Times New Roman" w:cs="Times New Roman"/>
        </w:rPr>
        <w:t xml:space="preserve"> schemes use SW</w:t>
      </w:r>
      <w:r w:rsidR="002019F2">
        <w:rPr>
          <w:rFonts w:ascii="Times New Roman" w:hAnsi="Times New Roman" w:cs="Times New Roman"/>
        </w:rPr>
        <w:t xml:space="preserve">, </w:t>
      </w:r>
      <w:r w:rsidR="008A6FB4">
        <w:rPr>
          <w:rFonts w:ascii="Times New Roman" w:hAnsi="Times New Roman" w:cs="Times New Roman"/>
        </w:rPr>
        <w:t>‘</w:t>
      </w:r>
      <w:r w:rsidR="002019F2">
        <w:rPr>
          <w:rFonts w:ascii="Times New Roman" w:hAnsi="Times New Roman" w:cs="Times New Roman"/>
        </w:rPr>
        <w:t>6-</w:t>
      </w:r>
      <w:r w:rsidR="008A6FB4">
        <w:rPr>
          <w:rFonts w:ascii="Times New Roman" w:hAnsi="Times New Roman" w:cs="Times New Roman"/>
        </w:rPr>
        <w:t>’</w:t>
      </w:r>
      <w:r w:rsidR="002019F2">
        <w:rPr>
          <w:rFonts w:ascii="Times New Roman" w:hAnsi="Times New Roman" w:cs="Times New Roman"/>
        </w:rPr>
        <w:t xml:space="preserve"> schemes do not</w:t>
      </w:r>
      <w:r w:rsidR="00B3090A">
        <w:rPr>
          <w:rFonts w:ascii="Times New Roman" w:hAnsi="Times New Roman" w:cs="Times New Roman"/>
        </w:rPr>
        <w:t>)</w:t>
      </w:r>
      <w:r w:rsidR="009F3208">
        <w:rPr>
          <w:rFonts w:ascii="Times New Roman" w:hAnsi="Times New Roman" w:cs="Times New Roman"/>
        </w:rPr>
        <w:t xml:space="preserve">, </w:t>
      </w:r>
      <w:r w:rsidR="006B29C9">
        <w:rPr>
          <w:rFonts w:ascii="Times New Roman" w:hAnsi="Times New Roman" w:cs="Times New Roman"/>
        </w:rPr>
        <w:t>the data source defining arboreality (</w:t>
      </w:r>
      <w:r w:rsidR="008A6FB4">
        <w:rPr>
          <w:rFonts w:ascii="Times New Roman" w:hAnsi="Times New Roman" w:cs="Times New Roman"/>
        </w:rPr>
        <w:t>‘</w:t>
      </w:r>
      <w:r w:rsidR="006B29C9">
        <w:rPr>
          <w:rFonts w:ascii="Times New Roman" w:hAnsi="Times New Roman" w:cs="Times New Roman"/>
        </w:rPr>
        <w:t>M</w:t>
      </w:r>
      <w:r w:rsidR="008A6FB4">
        <w:rPr>
          <w:rFonts w:ascii="Times New Roman" w:hAnsi="Times New Roman" w:cs="Times New Roman"/>
        </w:rPr>
        <w:t xml:space="preserve">c’ </w:t>
      </w:r>
      <w:r w:rsidR="006B29C9">
        <w:rPr>
          <w:rFonts w:ascii="Times New Roman" w:hAnsi="Times New Roman" w:cs="Times New Roman"/>
        </w:rPr>
        <w:t xml:space="preserve">schemes use the </w:t>
      </w:r>
      <w:r w:rsidR="002019F2">
        <w:rPr>
          <w:rFonts w:ascii="Times New Roman" w:hAnsi="Times New Roman" w:cs="Times New Roman"/>
        </w:rPr>
        <w:t>McEntire’s definition</w:t>
      </w:r>
      <w:r w:rsidR="006B29C9">
        <w:rPr>
          <w:rFonts w:ascii="Times New Roman" w:hAnsi="Times New Roman" w:cs="Times New Roman"/>
        </w:rPr>
        <w:t xml:space="preserve"> of arboreality</w:t>
      </w:r>
      <w:r w:rsidR="002019F2">
        <w:rPr>
          <w:rFonts w:ascii="Times New Roman" w:hAnsi="Times New Roman" w:cs="Times New Roman"/>
        </w:rPr>
        <w:t>;</w:t>
      </w:r>
      <w:r w:rsidR="006B29C9">
        <w:rPr>
          <w:rFonts w:ascii="Times New Roman" w:hAnsi="Times New Roman" w:cs="Times New Roman"/>
        </w:rPr>
        <w:t xml:space="preserve"> </w:t>
      </w:r>
      <w:r w:rsidR="00F8033D">
        <w:rPr>
          <w:rFonts w:ascii="Times New Roman" w:hAnsi="Times New Roman" w:cs="Times New Roman"/>
        </w:rPr>
        <w:t xml:space="preserve">McEntire </w:t>
      </w:r>
      <w:r w:rsidR="006B29C9">
        <w:rPr>
          <w:rFonts w:ascii="Times New Roman" w:hAnsi="Times New Roman" w:cs="Times New Roman"/>
        </w:rPr>
        <w:t xml:space="preserve">2016), </w:t>
      </w:r>
      <w:r w:rsidR="009F3208">
        <w:rPr>
          <w:rFonts w:ascii="Times New Roman" w:hAnsi="Times New Roman" w:cs="Times New Roman"/>
        </w:rPr>
        <w:t>and the consideration of secondary microhabitats (majority-rule</w:t>
      </w:r>
      <w:r w:rsidR="00A32511">
        <w:rPr>
          <w:rFonts w:ascii="Times New Roman" w:hAnsi="Times New Roman" w:cs="Times New Roman"/>
        </w:rPr>
        <w:t xml:space="preserve">, </w:t>
      </w:r>
      <w:r w:rsidR="008A6FB4">
        <w:rPr>
          <w:rFonts w:ascii="Times New Roman" w:hAnsi="Times New Roman" w:cs="Times New Roman"/>
        </w:rPr>
        <w:t>‘</w:t>
      </w:r>
      <w:r w:rsidR="00B3090A">
        <w:rPr>
          <w:rFonts w:ascii="Times New Roman" w:hAnsi="Times New Roman" w:cs="Times New Roman"/>
        </w:rPr>
        <w:t>-</w:t>
      </w:r>
      <w:r w:rsidR="00A32511">
        <w:rPr>
          <w:rFonts w:ascii="Times New Roman" w:hAnsi="Times New Roman" w:cs="Times New Roman"/>
        </w:rPr>
        <w:t>M</w:t>
      </w:r>
      <w:r w:rsidR="008A6FB4">
        <w:rPr>
          <w:rFonts w:ascii="Times New Roman" w:hAnsi="Times New Roman" w:cs="Times New Roman"/>
        </w:rPr>
        <w:t>’</w:t>
      </w:r>
      <w:r w:rsidR="00A32511">
        <w:rPr>
          <w:rFonts w:ascii="Times New Roman" w:hAnsi="Times New Roman" w:cs="Times New Roman"/>
        </w:rPr>
        <w:t>,</w:t>
      </w:r>
      <w:r w:rsidR="009F3208">
        <w:rPr>
          <w:rFonts w:ascii="Times New Roman" w:hAnsi="Times New Roman" w:cs="Times New Roman"/>
        </w:rPr>
        <w:t xml:space="preserve"> dictates that primary microhabitat</w:t>
      </w:r>
      <w:r w:rsidR="000358DC">
        <w:rPr>
          <w:rFonts w:ascii="Times New Roman" w:hAnsi="Times New Roman" w:cs="Times New Roman"/>
        </w:rPr>
        <w:t xml:space="preserve"> is used</w:t>
      </w:r>
      <w:r w:rsidR="009F3208">
        <w:rPr>
          <w:rFonts w:ascii="Times New Roman" w:hAnsi="Times New Roman" w:cs="Times New Roman"/>
        </w:rPr>
        <w:t xml:space="preserve">, </w:t>
      </w:r>
      <w:r w:rsidR="002019F2">
        <w:rPr>
          <w:rFonts w:ascii="Times New Roman" w:hAnsi="Times New Roman" w:cs="Times New Roman"/>
        </w:rPr>
        <w:t xml:space="preserve">the </w:t>
      </w:r>
      <w:r w:rsidR="009F3208">
        <w:rPr>
          <w:rFonts w:ascii="Times New Roman" w:hAnsi="Times New Roman" w:cs="Times New Roman"/>
        </w:rPr>
        <w:t>lenient</w:t>
      </w:r>
      <w:r w:rsidR="002019F2">
        <w:rPr>
          <w:rFonts w:ascii="Times New Roman" w:hAnsi="Times New Roman" w:cs="Times New Roman"/>
        </w:rPr>
        <w:t xml:space="preserve"> </w:t>
      </w:r>
      <w:r w:rsidR="009F3208">
        <w:rPr>
          <w:rFonts w:ascii="Times New Roman" w:hAnsi="Times New Roman" w:cs="Times New Roman"/>
        </w:rPr>
        <w:t>approach</w:t>
      </w:r>
      <w:r w:rsidR="002019F2">
        <w:rPr>
          <w:rFonts w:ascii="Times New Roman" w:hAnsi="Times New Roman" w:cs="Times New Roman"/>
        </w:rPr>
        <w:t xml:space="preserve">, </w:t>
      </w:r>
      <w:r w:rsidR="008A6FB4">
        <w:rPr>
          <w:rFonts w:ascii="Times New Roman" w:hAnsi="Times New Roman" w:cs="Times New Roman"/>
        </w:rPr>
        <w:t>‘</w:t>
      </w:r>
      <w:r w:rsidR="002019F2">
        <w:rPr>
          <w:rFonts w:ascii="Times New Roman" w:hAnsi="Times New Roman" w:cs="Times New Roman"/>
        </w:rPr>
        <w:t>-L</w:t>
      </w:r>
      <w:r w:rsidR="008A6FB4">
        <w:rPr>
          <w:rFonts w:ascii="Times New Roman" w:hAnsi="Times New Roman" w:cs="Times New Roman"/>
        </w:rPr>
        <w:t>’</w:t>
      </w:r>
      <w:r w:rsidR="002019F2">
        <w:rPr>
          <w:rFonts w:ascii="Times New Roman" w:hAnsi="Times New Roman" w:cs="Times New Roman"/>
        </w:rPr>
        <w:t>,</w:t>
      </w:r>
      <w:r w:rsidR="000358DC">
        <w:rPr>
          <w:rFonts w:ascii="Times New Roman" w:hAnsi="Times New Roman" w:cs="Times New Roman"/>
        </w:rPr>
        <w:t xml:space="preserve"> </w:t>
      </w:r>
      <w:r w:rsidR="009F3208">
        <w:rPr>
          <w:rFonts w:ascii="Times New Roman" w:hAnsi="Times New Roman" w:cs="Times New Roman"/>
        </w:rPr>
        <w:t>consider</w:t>
      </w:r>
      <w:r w:rsidR="000358DC">
        <w:rPr>
          <w:rFonts w:ascii="Times New Roman" w:hAnsi="Times New Roman" w:cs="Times New Roman"/>
        </w:rPr>
        <w:t>s</w:t>
      </w:r>
      <w:r w:rsidR="009F3208">
        <w:rPr>
          <w:rFonts w:ascii="Times New Roman" w:hAnsi="Times New Roman" w:cs="Times New Roman"/>
        </w:rPr>
        <w:t xml:space="preserve"> a species as non-terrestrial </w:t>
      </w:r>
      <w:r w:rsidR="001A4A9C">
        <w:rPr>
          <w:rFonts w:ascii="Times New Roman" w:hAnsi="Times New Roman" w:cs="Times New Roman"/>
        </w:rPr>
        <w:t>if either their primary or secondary microhabitat is non-terrestrial</w:t>
      </w:r>
      <w:r w:rsidR="000358DC">
        <w:rPr>
          <w:rFonts w:ascii="Times New Roman" w:hAnsi="Times New Roman" w:cs="Times New Roman"/>
        </w:rPr>
        <w:t>; Table 1</w:t>
      </w:r>
      <w:r w:rsidR="009F3208">
        <w:rPr>
          <w:rFonts w:ascii="Times New Roman" w:hAnsi="Times New Roman" w:cs="Times New Roman"/>
        </w:rPr>
        <w:t xml:space="preserve">). </w:t>
      </w:r>
      <w:r w:rsidR="00B3090A">
        <w:rPr>
          <w:rFonts w:ascii="Times New Roman" w:hAnsi="Times New Roman" w:cs="Times New Roman"/>
        </w:rPr>
        <w:t>T</w:t>
      </w:r>
      <w:r w:rsidR="001A4A9C">
        <w:rPr>
          <w:rFonts w:ascii="Times New Roman" w:hAnsi="Times New Roman" w:cs="Times New Roman"/>
        </w:rPr>
        <w:t>hree</w:t>
      </w:r>
      <w:r w:rsidR="009F3208">
        <w:rPr>
          <w:rFonts w:ascii="Times New Roman" w:hAnsi="Times New Roman" w:cs="Times New Roman"/>
        </w:rPr>
        <w:t xml:space="preserve"> species</w:t>
      </w:r>
      <w:r w:rsidR="001210BA">
        <w:rPr>
          <w:rFonts w:ascii="Times New Roman" w:hAnsi="Times New Roman" w:cs="Times New Roman"/>
        </w:rPr>
        <w:t xml:space="preserve"> </w:t>
      </w:r>
      <w:r w:rsidR="00F5701D">
        <w:rPr>
          <w:rFonts w:ascii="Times New Roman" w:hAnsi="Times New Roman" w:cs="Times New Roman"/>
        </w:rPr>
        <w:t xml:space="preserve">were </w:t>
      </w:r>
      <w:r w:rsidR="006B29C9">
        <w:rPr>
          <w:rFonts w:ascii="Times New Roman" w:hAnsi="Times New Roman" w:cs="Times New Roman"/>
        </w:rPr>
        <w:t xml:space="preserve">classified as </w:t>
      </w:r>
      <w:r w:rsidR="00F5701D">
        <w:rPr>
          <w:rFonts w:ascii="Times New Roman" w:hAnsi="Times New Roman" w:cs="Times New Roman"/>
        </w:rPr>
        <w:t xml:space="preserve">non-terrestrial for both primary and secondary microhabitats </w:t>
      </w:r>
      <w:r w:rsidR="001A4A9C">
        <w:rPr>
          <w:rFonts w:ascii="Times New Roman" w:hAnsi="Times New Roman" w:cs="Times New Roman"/>
        </w:rPr>
        <w:t>(</w:t>
      </w:r>
      <w:proofErr w:type="spellStart"/>
      <w:r w:rsidR="001A4A9C" w:rsidRPr="001A4A9C">
        <w:rPr>
          <w:rFonts w:ascii="Times New Roman" w:hAnsi="Times New Roman" w:cs="Times New Roman"/>
          <w:i/>
        </w:rPr>
        <w:t>Aneides</w:t>
      </w:r>
      <w:proofErr w:type="spellEnd"/>
      <w:r w:rsidR="001A4A9C" w:rsidRPr="001A4A9C">
        <w:rPr>
          <w:rFonts w:ascii="Times New Roman" w:hAnsi="Times New Roman" w:cs="Times New Roman"/>
          <w:i/>
        </w:rPr>
        <w:t xml:space="preserve"> </w:t>
      </w:r>
      <w:proofErr w:type="spellStart"/>
      <w:r w:rsidR="001A4A9C" w:rsidRPr="001A4A9C">
        <w:rPr>
          <w:rFonts w:ascii="Times New Roman" w:hAnsi="Times New Roman" w:cs="Times New Roman"/>
          <w:i/>
        </w:rPr>
        <w:t>aneus</w:t>
      </w:r>
      <w:proofErr w:type="spellEnd"/>
      <w:r w:rsidR="001A4A9C">
        <w:rPr>
          <w:rFonts w:ascii="Times New Roman" w:hAnsi="Times New Roman" w:cs="Times New Roman"/>
        </w:rPr>
        <w:t xml:space="preserve"> and </w:t>
      </w:r>
      <w:r w:rsidR="001A4A9C" w:rsidRPr="001A4A9C">
        <w:rPr>
          <w:rFonts w:ascii="Times New Roman" w:hAnsi="Times New Roman" w:cs="Times New Roman"/>
          <w:i/>
        </w:rPr>
        <w:t xml:space="preserve">Bolitoglossa </w:t>
      </w:r>
      <w:proofErr w:type="spellStart"/>
      <w:r w:rsidR="001A4A9C" w:rsidRPr="001A4A9C">
        <w:rPr>
          <w:rFonts w:ascii="Times New Roman" w:hAnsi="Times New Roman" w:cs="Times New Roman"/>
          <w:i/>
        </w:rPr>
        <w:t>hartwegi</w:t>
      </w:r>
      <w:proofErr w:type="spellEnd"/>
      <w:r w:rsidR="001A4A9C">
        <w:rPr>
          <w:rFonts w:ascii="Times New Roman" w:hAnsi="Times New Roman" w:cs="Times New Roman"/>
        </w:rPr>
        <w:t xml:space="preserve">: saxicolous-arboreal; </w:t>
      </w:r>
      <w:r w:rsidR="001A4A9C" w:rsidRPr="001A4A9C">
        <w:rPr>
          <w:rFonts w:ascii="Times New Roman" w:hAnsi="Times New Roman" w:cs="Times New Roman"/>
          <w:i/>
        </w:rPr>
        <w:t xml:space="preserve">Eurycea </w:t>
      </w:r>
      <w:proofErr w:type="spellStart"/>
      <w:r w:rsidR="001A4A9C" w:rsidRPr="001A4A9C">
        <w:rPr>
          <w:rFonts w:ascii="Times New Roman" w:hAnsi="Times New Roman" w:cs="Times New Roman"/>
          <w:i/>
        </w:rPr>
        <w:t>spelaea</w:t>
      </w:r>
      <w:proofErr w:type="spellEnd"/>
      <w:r w:rsidR="001A4A9C">
        <w:rPr>
          <w:rFonts w:ascii="Times New Roman" w:hAnsi="Times New Roman" w:cs="Times New Roman"/>
        </w:rPr>
        <w:t>: cave-aquatic)</w:t>
      </w:r>
      <w:r w:rsidR="002019F2">
        <w:rPr>
          <w:rFonts w:ascii="Times New Roman" w:hAnsi="Times New Roman" w:cs="Times New Roman"/>
        </w:rPr>
        <w:t>.</w:t>
      </w:r>
      <w:r w:rsidR="009F3208">
        <w:rPr>
          <w:rFonts w:ascii="Times New Roman" w:hAnsi="Times New Roman" w:cs="Times New Roman"/>
        </w:rPr>
        <w:t xml:space="preserve"> </w:t>
      </w:r>
      <w:r w:rsidR="002019F2">
        <w:rPr>
          <w:rFonts w:ascii="Times New Roman" w:hAnsi="Times New Roman" w:cs="Times New Roman"/>
        </w:rPr>
        <w:t>I</w:t>
      </w:r>
      <w:r w:rsidR="009F3208">
        <w:rPr>
          <w:rFonts w:ascii="Times New Roman" w:hAnsi="Times New Roman" w:cs="Times New Roman"/>
        </w:rPr>
        <w:t>n th</w:t>
      </w:r>
      <w:r w:rsidR="002019F2">
        <w:rPr>
          <w:rFonts w:ascii="Times New Roman" w:hAnsi="Times New Roman" w:cs="Times New Roman"/>
        </w:rPr>
        <w:t>e</w:t>
      </w:r>
      <w:r w:rsidR="009F3208">
        <w:rPr>
          <w:rFonts w:ascii="Times New Roman" w:hAnsi="Times New Roman" w:cs="Times New Roman"/>
        </w:rPr>
        <w:t xml:space="preserve">se cases, </w:t>
      </w:r>
      <w:r w:rsidR="001A4A9C">
        <w:rPr>
          <w:rFonts w:ascii="Times New Roman" w:hAnsi="Times New Roman" w:cs="Times New Roman"/>
        </w:rPr>
        <w:t>the primary</w:t>
      </w:r>
      <w:r w:rsidR="000358DC">
        <w:rPr>
          <w:rFonts w:ascii="Times New Roman" w:hAnsi="Times New Roman" w:cs="Times New Roman"/>
        </w:rPr>
        <w:t xml:space="preserve"> microhabitat</w:t>
      </w:r>
      <w:r w:rsidR="002019F2">
        <w:rPr>
          <w:rFonts w:ascii="Times New Roman" w:hAnsi="Times New Roman" w:cs="Times New Roman"/>
        </w:rPr>
        <w:t xml:space="preserve"> was </w:t>
      </w:r>
      <w:r w:rsidR="008A6FB4">
        <w:rPr>
          <w:rFonts w:ascii="Times New Roman" w:hAnsi="Times New Roman" w:cs="Times New Roman"/>
        </w:rPr>
        <w:t>used</w:t>
      </w:r>
      <w:r w:rsidR="002019F2">
        <w:rPr>
          <w:rFonts w:ascii="Times New Roman" w:hAnsi="Times New Roman" w:cs="Times New Roman"/>
        </w:rPr>
        <w:t xml:space="preserve"> in </w:t>
      </w:r>
      <w:r w:rsidR="008A6FB4">
        <w:rPr>
          <w:rFonts w:ascii="Times New Roman" w:hAnsi="Times New Roman" w:cs="Times New Roman"/>
        </w:rPr>
        <w:t xml:space="preserve">both the majority-rule and </w:t>
      </w:r>
      <w:r w:rsidR="002019F2">
        <w:rPr>
          <w:rFonts w:ascii="Times New Roman" w:hAnsi="Times New Roman" w:cs="Times New Roman"/>
        </w:rPr>
        <w:t>lenient classification schemes</w:t>
      </w:r>
      <w:r w:rsidR="000358DC">
        <w:rPr>
          <w:rFonts w:ascii="Times New Roman" w:hAnsi="Times New Roman" w:cs="Times New Roman"/>
        </w:rPr>
        <w:t xml:space="preserve">. </w:t>
      </w:r>
      <w:r w:rsidR="00A06AC3">
        <w:rPr>
          <w:rFonts w:ascii="Times New Roman" w:hAnsi="Times New Roman" w:cs="Times New Roman"/>
        </w:rPr>
        <w:t>As most results are consistent across all classification schemes, we report the 6-M results in the main text</w:t>
      </w:r>
      <w:r w:rsidR="006B29C9">
        <w:rPr>
          <w:rFonts w:ascii="Times New Roman" w:hAnsi="Times New Roman" w:cs="Times New Roman"/>
        </w:rPr>
        <w:t xml:space="preserve"> and</w:t>
      </w:r>
      <w:r w:rsidR="00A83D25">
        <w:rPr>
          <w:rFonts w:ascii="Times New Roman" w:hAnsi="Times New Roman" w:cs="Times New Roman"/>
        </w:rPr>
        <w:t xml:space="preserve"> includ</w:t>
      </w:r>
      <w:r w:rsidR="007D281D">
        <w:rPr>
          <w:rFonts w:ascii="Times New Roman" w:hAnsi="Times New Roman" w:cs="Times New Roman"/>
        </w:rPr>
        <w:t>e</w:t>
      </w:r>
      <w:r w:rsidR="00A83D25">
        <w:rPr>
          <w:rFonts w:ascii="Times New Roman" w:hAnsi="Times New Roman" w:cs="Times New Roman"/>
        </w:rPr>
        <w:t xml:space="preserve"> results from other classification schemes only when they differ from 6-M.</w:t>
      </w:r>
      <w:r w:rsidR="002019F2">
        <w:rPr>
          <w:rFonts w:ascii="Times New Roman" w:hAnsi="Times New Roman" w:cs="Times New Roman"/>
        </w:rPr>
        <w:t xml:space="preserve"> </w:t>
      </w:r>
      <w:r w:rsidR="00F8033D">
        <w:rPr>
          <w:rFonts w:ascii="Times New Roman" w:hAnsi="Times New Roman" w:cs="Times New Roman"/>
        </w:rPr>
        <w:t>R</w:t>
      </w:r>
      <w:r w:rsidR="002019F2">
        <w:rPr>
          <w:rFonts w:ascii="Times New Roman" w:hAnsi="Times New Roman" w:cs="Times New Roman"/>
        </w:rPr>
        <w:t xml:space="preserve">esults </w:t>
      </w:r>
      <w:r w:rsidR="00F8033D">
        <w:rPr>
          <w:rFonts w:ascii="Times New Roman" w:hAnsi="Times New Roman" w:cs="Times New Roman"/>
        </w:rPr>
        <w:t xml:space="preserve">from all classification schemes </w:t>
      </w:r>
      <w:r w:rsidR="002019F2">
        <w:rPr>
          <w:rFonts w:ascii="Times New Roman" w:hAnsi="Times New Roman" w:cs="Times New Roman"/>
        </w:rPr>
        <w:t>can be found in the supplemental materials</w:t>
      </w:r>
      <w:r w:rsidR="00F8033D">
        <w:rPr>
          <w:rFonts w:ascii="Times New Roman" w:hAnsi="Times New Roman" w:cs="Times New Roman"/>
        </w:rPr>
        <w:t>.</w:t>
      </w:r>
    </w:p>
    <w:p w14:paraId="478D7067" w14:textId="3F85F86D" w:rsidR="009F3208" w:rsidRDefault="009F3208">
      <w:pPr>
        <w:rPr>
          <w:rFonts w:ascii="Times New Roman" w:hAnsi="Times New Roman" w:cs="Times New Roman"/>
        </w:rPr>
      </w:pPr>
    </w:p>
    <w:p w14:paraId="1198420C" w14:textId="15E120CE" w:rsidR="000358DC" w:rsidRPr="000358DC" w:rsidRDefault="000358DC">
      <w:pPr>
        <w:rPr>
          <w:rFonts w:ascii="Times New Roman" w:hAnsi="Times New Roman" w:cs="Times New Roman"/>
        </w:rPr>
      </w:pPr>
      <w:r>
        <w:rPr>
          <w:rFonts w:ascii="Times New Roman" w:hAnsi="Times New Roman" w:cs="Times New Roman"/>
        </w:rPr>
        <w:t>Table 1. Microhabitat classifications schemes. Detailed description of each classification scheme can be found in Baken and Adams (</w:t>
      </w:r>
      <w:r w:rsidR="006B29C9">
        <w:rPr>
          <w:rFonts w:ascii="Times New Roman" w:hAnsi="Times New Roman" w:cs="Times New Roman"/>
        </w:rPr>
        <w:t>2019</w:t>
      </w:r>
      <w:r>
        <w:rPr>
          <w:rFonts w:ascii="Times New Roman" w:hAnsi="Times New Roman" w:cs="Times New Roman"/>
        </w:rPr>
        <w:t>)</w:t>
      </w:r>
      <w:r w:rsidR="00796B30">
        <w:rPr>
          <w:rFonts w:ascii="Times New Roman" w:hAnsi="Times New Roman" w:cs="Times New Roman"/>
        </w:rPr>
        <w:t xml:space="preserve">, and species’ classifications under each scheme can be found </w:t>
      </w:r>
      <w:r w:rsidR="005D5147">
        <w:rPr>
          <w:rFonts w:ascii="Times New Roman" w:hAnsi="Times New Roman" w:cs="Times New Roman"/>
        </w:rPr>
        <w:t>in the supplemental materials.</w:t>
      </w:r>
    </w:p>
    <w:tbl>
      <w:tblPr>
        <w:tblStyle w:val="PlainTable5"/>
        <w:tblW w:w="0" w:type="auto"/>
        <w:tblLook w:val="04A0" w:firstRow="1" w:lastRow="0" w:firstColumn="1" w:lastColumn="0" w:noHBand="0" w:noVBand="1"/>
      </w:tblPr>
      <w:tblGrid>
        <w:gridCol w:w="1080"/>
        <w:gridCol w:w="2520"/>
        <w:gridCol w:w="2250"/>
        <w:gridCol w:w="1980"/>
      </w:tblGrid>
      <w:tr w:rsidR="009F3208" w14:paraId="4DFAECE6" w14:textId="77777777" w:rsidTr="00201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vAlign w:val="bottom"/>
          </w:tcPr>
          <w:p w14:paraId="1C90A507" w14:textId="148E915E" w:rsidR="009F3208" w:rsidRPr="000358DC" w:rsidRDefault="009F3208" w:rsidP="000358DC">
            <w:pPr>
              <w:rPr>
                <w:rFonts w:ascii="Times New Roman" w:hAnsi="Times New Roman" w:cs="Times New Roman"/>
                <w:b/>
                <w:i w:val="0"/>
                <w:sz w:val="24"/>
              </w:rPr>
            </w:pPr>
            <w:r w:rsidRPr="000358DC">
              <w:rPr>
                <w:rFonts w:ascii="Times New Roman" w:hAnsi="Times New Roman" w:cs="Times New Roman"/>
                <w:b/>
                <w:i w:val="0"/>
                <w:sz w:val="24"/>
              </w:rPr>
              <w:t>Scheme</w:t>
            </w:r>
          </w:p>
        </w:tc>
        <w:tc>
          <w:tcPr>
            <w:tcW w:w="2520" w:type="dxa"/>
            <w:vAlign w:val="bottom"/>
          </w:tcPr>
          <w:p w14:paraId="7417CEEA" w14:textId="7486FC60"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Arboreality</w:t>
            </w:r>
            <w:r w:rsidR="002019F2">
              <w:rPr>
                <w:rFonts w:ascii="Times New Roman" w:hAnsi="Times New Roman" w:cs="Times New Roman"/>
                <w:b/>
                <w:i w:val="0"/>
                <w:sz w:val="24"/>
              </w:rPr>
              <w:t xml:space="preserve"> Data Source</w:t>
            </w:r>
          </w:p>
        </w:tc>
        <w:tc>
          <w:tcPr>
            <w:tcW w:w="2250" w:type="dxa"/>
            <w:vAlign w:val="bottom"/>
          </w:tcPr>
          <w:p w14:paraId="5069CAE3" w14:textId="2703AA73"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Separate Category</w:t>
            </w:r>
            <w:r w:rsidR="002019F2">
              <w:rPr>
                <w:rFonts w:ascii="Times New Roman" w:hAnsi="Times New Roman" w:cs="Times New Roman"/>
                <w:b/>
                <w:i w:val="0"/>
                <w:sz w:val="24"/>
              </w:rPr>
              <w:t xml:space="preserve"> of Semi-Aquatic</w:t>
            </w:r>
          </w:p>
        </w:tc>
        <w:tc>
          <w:tcPr>
            <w:tcW w:w="1980" w:type="dxa"/>
            <w:vAlign w:val="bottom"/>
          </w:tcPr>
          <w:p w14:paraId="05994541" w14:textId="2A197B58"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Majority Rule or Lenient</w:t>
            </w:r>
          </w:p>
        </w:tc>
      </w:tr>
      <w:tr w:rsidR="009F3208" w14:paraId="56BF4422"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5F1A82" w14:textId="714F91A7" w:rsidR="009F3208" w:rsidRPr="000358DC" w:rsidRDefault="009F3208">
            <w:pPr>
              <w:rPr>
                <w:rFonts w:ascii="Times New Roman" w:hAnsi="Times New Roman" w:cs="Times New Roman"/>
                <w:sz w:val="24"/>
              </w:rPr>
            </w:pPr>
            <w:r w:rsidRPr="000358DC">
              <w:rPr>
                <w:rFonts w:ascii="Times New Roman" w:hAnsi="Times New Roman" w:cs="Times New Roman"/>
                <w:sz w:val="24"/>
              </w:rPr>
              <w:t>6-M</w:t>
            </w:r>
          </w:p>
        </w:tc>
        <w:tc>
          <w:tcPr>
            <w:tcW w:w="2520" w:type="dxa"/>
          </w:tcPr>
          <w:p w14:paraId="1188B6BC" w14:textId="30C8CD57" w:rsidR="009F3208" w:rsidRPr="000358DC" w:rsidRDefault="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44D7050A" w14:textId="17DEB78B"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7E93A10" w14:textId="3DBB8901"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88144E8"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2A5C225" w14:textId="2F00EEB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lastRenderedPageBreak/>
              <w:t>6-L</w:t>
            </w:r>
          </w:p>
        </w:tc>
        <w:tc>
          <w:tcPr>
            <w:tcW w:w="2520" w:type="dxa"/>
          </w:tcPr>
          <w:p w14:paraId="2C15A73C" w14:textId="4B0B55A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5BD7F91" w14:textId="28B2AA78"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61D3B531" w14:textId="125D67D9"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5AF32499"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23D3AE5" w14:textId="6A8E1B90"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7-M</w:t>
            </w:r>
          </w:p>
        </w:tc>
        <w:tc>
          <w:tcPr>
            <w:tcW w:w="2520" w:type="dxa"/>
          </w:tcPr>
          <w:p w14:paraId="72092906" w14:textId="7B36AA9F"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6477B01B" w14:textId="12DFF8AE"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5EABEF6C" w14:textId="7FF878F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1EAFC47"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3CCFDD98" w14:textId="1EE2947C"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7-L</w:t>
            </w:r>
          </w:p>
        </w:tc>
        <w:tc>
          <w:tcPr>
            <w:tcW w:w="2520" w:type="dxa"/>
          </w:tcPr>
          <w:p w14:paraId="0D74EC29" w14:textId="698CF05C"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9948F80" w14:textId="3D6D56E4"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3351FA97" w14:textId="638A82CB"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4058DF64"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CFF4AE" w14:textId="143E703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6-McM</w:t>
            </w:r>
          </w:p>
        </w:tc>
        <w:tc>
          <w:tcPr>
            <w:tcW w:w="2520" w:type="dxa"/>
          </w:tcPr>
          <w:p w14:paraId="07EA7268" w14:textId="733D7CAC"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4833C64A" w14:textId="12CA90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54ADBCE" w14:textId="16FE1F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01D48179"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D36ECA9" w14:textId="2D07CD22"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6-McL</w:t>
            </w:r>
          </w:p>
        </w:tc>
        <w:tc>
          <w:tcPr>
            <w:tcW w:w="2520" w:type="dxa"/>
          </w:tcPr>
          <w:p w14:paraId="0F21C678" w14:textId="780AABB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1DC7B07A" w14:textId="6DB5CA3F"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10CA0BB8" w14:textId="53D4A125"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bl>
    <w:p w14:paraId="535D0EB7" w14:textId="77777777" w:rsidR="009F3208" w:rsidRDefault="009F3208">
      <w:pPr>
        <w:rPr>
          <w:rFonts w:ascii="Times New Roman" w:hAnsi="Times New Roman" w:cs="Times New Roman"/>
        </w:rPr>
      </w:pPr>
    </w:p>
    <w:p w14:paraId="20764B90" w14:textId="77777777" w:rsidR="000D22CB" w:rsidRPr="001F7131" w:rsidRDefault="000D22CB">
      <w:pPr>
        <w:rPr>
          <w:rFonts w:ascii="Times New Roman" w:hAnsi="Times New Roman" w:cs="Times New Roman"/>
          <w:u w:val="single"/>
        </w:rPr>
      </w:pPr>
    </w:p>
    <w:p w14:paraId="0D4C948B" w14:textId="77777777" w:rsidR="005D5147" w:rsidRPr="00F0424F" w:rsidRDefault="005D5147" w:rsidP="005D5147">
      <w:pPr>
        <w:rPr>
          <w:rFonts w:ascii="Times New Roman" w:hAnsi="Times New Roman" w:cs="Times New Roman"/>
          <w:u w:val="single"/>
        </w:rPr>
      </w:pPr>
      <w:r>
        <w:rPr>
          <w:rFonts w:ascii="Times New Roman" w:hAnsi="Times New Roman" w:cs="Times New Roman"/>
          <w:u w:val="single"/>
        </w:rPr>
        <w:t>Distribution and Environmental Data</w:t>
      </w:r>
    </w:p>
    <w:p w14:paraId="4DEB5D48" w14:textId="5BF4C80C" w:rsidR="005D5147" w:rsidRPr="007900AA" w:rsidRDefault="005D5147" w:rsidP="005D5147">
      <w:pPr>
        <w:rPr>
          <w:rFonts w:ascii="Times New Roman" w:eastAsia="Times New Roman" w:hAnsi="Times New Roman" w:cs="Times New Roman"/>
        </w:rPr>
      </w:pPr>
      <w:r>
        <w:rPr>
          <w:rFonts w:ascii="Times New Roman" w:hAnsi="Times New Roman" w:cs="Times New Roman"/>
        </w:rPr>
        <w:tab/>
        <w:t xml:space="preserve">We obtained species </w:t>
      </w:r>
      <w:ins w:id="88" w:author="Mellenthin, Lauren" w:date="2019-10-07T10:10:00Z">
        <w:r w:rsidR="001D4B89">
          <w:rPr>
            <w:rFonts w:ascii="Times New Roman" w:hAnsi="Times New Roman" w:cs="Times New Roman"/>
          </w:rPr>
          <w:t xml:space="preserve">distribution </w:t>
        </w:r>
      </w:ins>
      <w:r>
        <w:rPr>
          <w:rFonts w:ascii="Times New Roman" w:hAnsi="Times New Roman" w:cs="Times New Roman"/>
        </w:rPr>
        <w:t xml:space="preserve">polygons for 293 North American plethodontid species from the International Union for Conservation of Nature’s (IUCN) Red List of Threatened Species database. To expand our species sampling, we constructed 18 additional species polygons based on </w:t>
      </w:r>
      <w:r w:rsidR="00E76CFC">
        <w:rPr>
          <w:rFonts w:ascii="Times New Roman" w:hAnsi="Times New Roman" w:cs="Times New Roman"/>
        </w:rPr>
        <w:t xml:space="preserve">occurrence data from </w:t>
      </w:r>
      <w:r>
        <w:rPr>
          <w:rFonts w:ascii="Times New Roman" w:hAnsi="Times New Roman" w:cs="Times New Roman"/>
        </w:rPr>
        <w:t>VertNet (Constable et al 2010) using alpha hulls (</w:t>
      </w:r>
      <w:r w:rsidRPr="007900AA">
        <w:rPr>
          <w:rFonts w:ascii="Times New Roman" w:hAnsi="Times New Roman" w:cs="Times New Roman"/>
        </w:rPr>
        <w:t>α</w:t>
      </w:r>
      <w:r>
        <w:rPr>
          <w:rFonts w:ascii="Times New Roman" w:hAnsi="Times New Roman" w:cs="Times New Roman"/>
        </w:rPr>
        <w:t xml:space="preserve"> = 1)</w:t>
      </w:r>
      <w:r w:rsidR="00471675">
        <w:rPr>
          <w:rFonts w:ascii="Times New Roman" w:hAnsi="Times New Roman" w:cs="Times New Roman"/>
        </w:rPr>
        <w:t>. Following IUCN distribution polygon reconstruction, we</w:t>
      </w:r>
      <w:r>
        <w:rPr>
          <w:rFonts w:ascii="Times New Roman" w:hAnsi="Times New Roman" w:cs="Times New Roman"/>
        </w:rPr>
        <w:t xml:space="preserve"> exclud</w:t>
      </w:r>
      <w:r w:rsidR="00471675">
        <w:rPr>
          <w:rFonts w:ascii="Times New Roman" w:hAnsi="Times New Roman" w:cs="Times New Roman"/>
        </w:rPr>
        <w:t>ed</w:t>
      </w:r>
      <w:r>
        <w:rPr>
          <w:rFonts w:ascii="Times New Roman" w:hAnsi="Times New Roman" w:cs="Times New Roman"/>
        </w:rPr>
        <w:t xml:space="preserve"> questionable records and marine environments (see </w:t>
      </w:r>
      <w:r w:rsidRPr="00E22522">
        <w:rPr>
          <w:rFonts w:ascii="Times New Roman" w:eastAsia="Times New Roman" w:hAnsi="Times New Roman" w:cs="Times New Roman"/>
        </w:rPr>
        <w:t>IUCN Standards and Petitions Subcommittee 2017</w:t>
      </w:r>
      <w:r>
        <w:rPr>
          <w:rFonts w:ascii="Times New Roman" w:eastAsia="Times New Roman" w:hAnsi="Times New Roman" w:cs="Times New Roman"/>
        </w:rPr>
        <w:t xml:space="preserve"> </w:t>
      </w:r>
      <w:r>
        <w:rPr>
          <w:rFonts w:ascii="Times New Roman" w:hAnsi="Times New Roman" w:cs="Times New Roman"/>
        </w:rPr>
        <w:t xml:space="preserve">for more details). </w:t>
      </w:r>
    </w:p>
    <w:p w14:paraId="59666341" w14:textId="4E784EA0" w:rsidR="005D5147" w:rsidRDefault="005D5147" w:rsidP="005D5147">
      <w:pPr>
        <w:ind w:firstLine="720"/>
        <w:rPr>
          <w:rFonts w:ascii="Times New Roman" w:hAnsi="Times New Roman" w:cs="Times New Roman"/>
        </w:rPr>
      </w:pPr>
      <w:r>
        <w:rPr>
          <w:rFonts w:ascii="Times New Roman" w:hAnsi="Times New Roman" w:cs="Times New Roman"/>
        </w:rPr>
        <w:t>We extracted twelve climate variables from each species polygon at a spatial resolution of 2.5 arc minute</w:t>
      </w:r>
      <w:ins w:id="89" w:author="Mellenthin, Lauren" w:date="2019-10-07T10:11:00Z">
        <w:r w:rsidR="001D4B89">
          <w:rPr>
            <w:rFonts w:ascii="Times New Roman" w:hAnsi="Times New Roman" w:cs="Times New Roman"/>
          </w:rPr>
          <w:t>, which is a respectable resolution for broad-scale modeling</w:t>
        </w:r>
      </w:ins>
      <w:r>
        <w:rPr>
          <w:rFonts w:ascii="Times New Roman" w:hAnsi="Times New Roman" w:cs="Times New Roman"/>
        </w:rPr>
        <w:t>. This dataset included 1,298,924 localities (range: 1-122,837 localities</w:t>
      </w:r>
      <w:r w:rsidR="00F8033D">
        <w:rPr>
          <w:rFonts w:ascii="Times New Roman" w:hAnsi="Times New Roman" w:cs="Times New Roman"/>
        </w:rPr>
        <w:t>/</w:t>
      </w:r>
      <w:r>
        <w:rPr>
          <w:rFonts w:ascii="Times New Roman" w:hAnsi="Times New Roman" w:cs="Times New Roman"/>
        </w:rPr>
        <w:t>species, median = 77 localities</w:t>
      </w:r>
      <w:r w:rsidR="00F8033D">
        <w:rPr>
          <w:rFonts w:ascii="Times New Roman" w:hAnsi="Times New Roman" w:cs="Times New Roman"/>
        </w:rPr>
        <w:t>/</w:t>
      </w:r>
      <w:r>
        <w:rPr>
          <w:rFonts w:ascii="Times New Roman" w:hAnsi="Times New Roman" w:cs="Times New Roman"/>
        </w:rPr>
        <w:t>species). Climatic variable selection followed previous studies of amphibian niche variation (</w:t>
      </w:r>
      <w:r w:rsidR="00F8033D">
        <w:rPr>
          <w:rFonts w:ascii="Times New Roman" w:hAnsi="Times New Roman" w:cs="Times New Roman"/>
        </w:rPr>
        <w:t xml:space="preserve">Kozak and Wiens 2006, </w:t>
      </w:r>
      <w:r>
        <w:rPr>
          <w:rFonts w:ascii="Times New Roman" w:hAnsi="Times New Roman" w:cs="Times New Roman"/>
        </w:rPr>
        <w:t>Gomez-Rodriguez et al 2015, Currie 1991) and microhabitat use in plethodontids (</w:t>
      </w:r>
      <w:proofErr w:type="spellStart"/>
      <w:r>
        <w:rPr>
          <w:rFonts w:ascii="Times New Roman" w:hAnsi="Times New Roman" w:cs="Times New Roman"/>
        </w:rPr>
        <w:t>Gade</w:t>
      </w:r>
      <w:proofErr w:type="spellEnd"/>
      <w:r>
        <w:rPr>
          <w:rFonts w:ascii="Times New Roman" w:hAnsi="Times New Roman" w:cs="Times New Roman"/>
        </w:rPr>
        <w:t xml:space="preserve"> and Peterman 2019, </w:t>
      </w:r>
      <w:proofErr w:type="spellStart"/>
      <w:r>
        <w:rPr>
          <w:rFonts w:ascii="Times New Roman" w:hAnsi="Times New Roman" w:cs="Times New Roman"/>
        </w:rPr>
        <w:t>Rodder</w:t>
      </w:r>
      <w:proofErr w:type="spellEnd"/>
      <w:r>
        <w:rPr>
          <w:rFonts w:ascii="Times New Roman" w:hAnsi="Times New Roman" w:cs="Times New Roman"/>
        </w:rPr>
        <w:t xml:space="preserve"> and Engler 2011, McEntire and Maerz 2019) to capture abiotic factors that are known to influence plethodontid survival and behavior. </w:t>
      </w:r>
      <w:commentRangeStart w:id="90"/>
      <w:r>
        <w:rPr>
          <w:rFonts w:ascii="Times New Roman" w:hAnsi="Times New Roman" w:cs="Times New Roman"/>
        </w:rPr>
        <w:t xml:space="preserve">These variables included nine WorldClim variables quantifying yearly averages and extremes for temperature, precipitation, and potential evapotranspiration </w:t>
      </w:r>
      <w:commentRangeEnd w:id="90"/>
      <w:r w:rsidR="001D4B89">
        <w:rPr>
          <w:rStyle w:val="CommentReference"/>
        </w:rPr>
        <w:commentReference w:id="90"/>
      </w:r>
      <w:r>
        <w:rPr>
          <w:rFonts w:ascii="Times New Roman" w:hAnsi="Times New Roman" w:cs="Times New Roman"/>
        </w:rPr>
        <w:t>(BIO1, BIO5, BIO6,</w:t>
      </w:r>
      <w:r w:rsidRPr="004523A3">
        <w:rPr>
          <w:rFonts w:ascii="Times New Roman" w:hAnsi="Times New Roman" w:cs="Times New Roman"/>
        </w:rPr>
        <w:t xml:space="preserve"> </w:t>
      </w:r>
      <w:r>
        <w:rPr>
          <w:rFonts w:ascii="Times New Roman" w:hAnsi="Times New Roman" w:cs="Times New Roman"/>
        </w:rPr>
        <w:t xml:space="preserve">BIO12, BIO16, BIO17: Hijmans et al 2005; PET.A, PET.W, PET.D: Title and </w:t>
      </w:r>
      <w:proofErr w:type="spellStart"/>
      <w:r>
        <w:rPr>
          <w:rFonts w:ascii="Times New Roman" w:hAnsi="Times New Roman" w:cs="Times New Roman"/>
        </w:rPr>
        <w:t>Bemmels</w:t>
      </w:r>
      <w:proofErr w:type="spellEnd"/>
      <w:r>
        <w:rPr>
          <w:rFonts w:ascii="Times New Roman" w:hAnsi="Times New Roman" w:cs="Times New Roman"/>
        </w:rPr>
        <w:t xml:space="preserve"> 2018). We also included elevation (</w:t>
      </w:r>
      <w:proofErr w:type="spellStart"/>
      <w:r>
        <w:rPr>
          <w:rFonts w:ascii="Times New Roman" w:hAnsi="Times New Roman" w:cs="Times New Roman"/>
        </w:rPr>
        <w:t>Elev</w:t>
      </w:r>
      <w:proofErr w:type="spellEnd"/>
      <w:r>
        <w:rPr>
          <w:rFonts w:ascii="Times New Roman" w:hAnsi="Times New Roman" w:cs="Times New Roman"/>
        </w:rPr>
        <w:t xml:space="preserve">: Title and </w:t>
      </w:r>
      <w:proofErr w:type="spellStart"/>
      <w:r>
        <w:rPr>
          <w:rFonts w:ascii="Times New Roman" w:hAnsi="Times New Roman" w:cs="Times New Roman"/>
        </w:rPr>
        <w:t>Bemmels</w:t>
      </w:r>
      <w:proofErr w:type="spellEnd"/>
      <w:r>
        <w:rPr>
          <w:rFonts w:ascii="Times New Roman" w:hAnsi="Times New Roman" w:cs="Times New Roman"/>
        </w:rPr>
        <w:t xml:space="preserve"> 2018), yearly climatic moisture (CM: Title and </w:t>
      </w:r>
      <w:proofErr w:type="spellStart"/>
      <w:r>
        <w:rPr>
          <w:rFonts w:ascii="Times New Roman" w:hAnsi="Times New Roman" w:cs="Times New Roman"/>
        </w:rPr>
        <w:t>Bemmels</w:t>
      </w:r>
      <w:proofErr w:type="spellEnd"/>
      <w:r>
        <w:rPr>
          <w:rFonts w:ascii="Times New Roman" w:hAnsi="Times New Roman" w:cs="Times New Roman"/>
        </w:rPr>
        <w:t xml:space="preserve"> 2018), and yearly average cloud cover (CC) following Peterson and Nakazawa (2008, IPCC 2001, 0.5 arc minute resolution resampled to 2.5 arc minute resolution; Table 2). Species level climatic data are available </w:t>
      </w:r>
      <w:r w:rsidR="00471675">
        <w:rPr>
          <w:rFonts w:ascii="Times New Roman" w:hAnsi="Times New Roman" w:cs="Times New Roman"/>
        </w:rPr>
        <w:t>on DRYAD (DOI UPON MANUSCRIPT ACCEPTANCE)</w:t>
      </w:r>
      <w:r>
        <w:rPr>
          <w:rFonts w:ascii="Times New Roman" w:hAnsi="Times New Roman" w:cs="Times New Roman"/>
        </w:rPr>
        <w:t>.</w:t>
      </w:r>
    </w:p>
    <w:p w14:paraId="47FA951F" w14:textId="77777777" w:rsidR="005D5147" w:rsidRDefault="005D5147" w:rsidP="005D5147">
      <w:pPr>
        <w:rPr>
          <w:rFonts w:ascii="Times New Roman" w:hAnsi="Times New Roman" w:cs="Times New Roman"/>
        </w:rPr>
      </w:pPr>
    </w:p>
    <w:p w14:paraId="73379E4D" w14:textId="0972C596" w:rsidR="005D5147" w:rsidRPr="003B4598" w:rsidRDefault="005D5147" w:rsidP="005D5147">
      <w:pPr>
        <w:rPr>
          <w:rFonts w:ascii="Times New Roman" w:hAnsi="Times New Roman" w:cs="Times New Roman"/>
          <w:u w:val="single"/>
        </w:rPr>
      </w:pPr>
      <w:r>
        <w:rPr>
          <w:rFonts w:ascii="Times New Roman" w:hAnsi="Times New Roman" w:cs="Times New Roman"/>
          <w:u w:val="single"/>
        </w:rPr>
        <w:t xml:space="preserve">Phylogenetic Comparative </w:t>
      </w:r>
      <w:r w:rsidR="00A7569F">
        <w:rPr>
          <w:rFonts w:ascii="Times New Roman" w:hAnsi="Times New Roman" w:cs="Times New Roman"/>
          <w:u w:val="single"/>
        </w:rPr>
        <w:t>Analyses</w:t>
      </w:r>
    </w:p>
    <w:p w14:paraId="37C0DA39" w14:textId="4568D8F7" w:rsidR="005D5147" w:rsidRDefault="005D5147" w:rsidP="005D5147">
      <w:pPr>
        <w:ind w:firstLine="720"/>
        <w:rPr>
          <w:rFonts w:ascii="Times New Roman" w:hAnsi="Times New Roman" w:cs="Times New Roman"/>
        </w:rPr>
      </w:pPr>
      <w:r>
        <w:rPr>
          <w:rFonts w:ascii="Times New Roman" w:hAnsi="Times New Roman" w:cs="Times New Roman"/>
        </w:rPr>
        <w:t xml:space="preserve">We analyzed climate and microhabitat data using two complementary frameworks. We first took a phylogenetic comparative approach to assess differences in climatic patterns between microhabitat types. This required </w:t>
      </w:r>
      <w:r w:rsidR="00524135">
        <w:rPr>
          <w:rFonts w:ascii="Times New Roman" w:hAnsi="Times New Roman" w:cs="Times New Roman"/>
        </w:rPr>
        <w:t>summarizing</w:t>
      </w:r>
      <w:r w:rsidR="00471675">
        <w:rPr>
          <w:rFonts w:ascii="Times New Roman" w:hAnsi="Times New Roman" w:cs="Times New Roman"/>
        </w:rPr>
        <w:t xml:space="preserve"> each climate variable </w:t>
      </w:r>
      <w:r>
        <w:rPr>
          <w:rFonts w:ascii="Times New Roman" w:hAnsi="Times New Roman" w:cs="Times New Roman"/>
        </w:rPr>
        <w:t xml:space="preserve">across </w:t>
      </w:r>
      <w:r w:rsidR="00471675">
        <w:rPr>
          <w:rFonts w:ascii="Times New Roman" w:hAnsi="Times New Roman" w:cs="Times New Roman"/>
        </w:rPr>
        <w:t>each species’</w:t>
      </w:r>
      <w:r>
        <w:rPr>
          <w:rFonts w:ascii="Times New Roman" w:hAnsi="Times New Roman" w:cs="Times New Roman"/>
        </w:rPr>
        <w:t xml:space="preserve"> </w:t>
      </w:r>
      <w:r w:rsidR="00524135">
        <w:rPr>
          <w:rFonts w:ascii="Times New Roman" w:hAnsi="Times New Roman" w:cs="Times New Roman"/>
        </w:rPr>
        <w:t>entire range, resulting in five summary values per climate variable per species (</w:t>
      </w:r>
      <w:r>
        <w:rPr>
          <w:rFonts w:ascii="Times New Roman" w:hAnsi="Times New Roman" w:cs="Times New Roman"/>
        </w:rPr>
        <w:t xml:space="preserve">minimum, first quartile, mean, third quartile, and maximum). We scaled these summary statistics to </w:t>
      </w:r>
      <w:r w:rsidRPr="001F7131">
        <w:rPr>
          <w:rFonts w:ascii="Times New Roman" w:hAnsi="Times New Roman" w:cs="Times New Roman"/>
        </w:rPr>
        <w:t xml:space="preserve">standard normal deviates </w:t>
      </w:r>
      <w:r w:rsidR="00E76CFC">
        <w:rPr>
          <w:rFonts w:ascii="Times New Roman" w:hAnsi="Times New Roman" w:cs="Times New Roman"/>
        </w:rPr>
        <w:t>(</w:t>
      </w:r>
      <w:r w:rsidR="00E76CFC" w:rsidRPr="009025A3">
        <w:rPr>
          <w:rFonts w:ascii="Symbol" w:hAnsi="Symbol" w:cs="Times New Roman"/>
        </w:rPr>
        <w:t></w:t>
      </w:r>
      <w:r w:rsidR="00E76CFC">
        <w:rPr>
          <w:rFonts w:ascii="Times New Roman" w:hAnsi="Times New Roman" w:cs="Times New Roman"/>
        </w:rPr>
        <w:t xml:space="preserve"> = 0; std = 1)</w:t>
      </w:r>
      <w:r>
        <w:rPr>
          <w:rFonts w:ascii="Times New Roman" w:hAnsi="Times New Roman" w:cs="Times New Roman"/>
        </w:rPr>
        <w:t xml:space="preserve"> to allow for meaningful </w:t>
      </w:r>
      <w:r w:rsidR="00E76CFC">
        <w:rPr>
          <w:rFonts w:ascii="Times New Roman" w:hAnsi="Times New Roman" w:cs="Times New Roman"/>
        </w:rPr>
        <w:t xml:space="preserve">multivariate </w:t>
      </w:r>
      <w:r>
        <w:rPr>
          <w:rFonts w:ascii="Times New Roman" w:hAnsi="Times New Roman" w:cs="Times New Roman"/>
        </w:rPr>
        <w:t>analysis of data types</w:t>
      </w:r>
      <w:r w:rsidRPr="001F7131">
        <w:rPr>
          <w:rFonts w:ascii="Times New Roman" w:hAnsi="Times New Roman" w:cs="Times New Roman"/>
        </w:rPr>
        <w:t xml:space="preserve"> </w:t>
      </w:r>
      <w:r w:rsidR="004E30C7">
        <w:rPr>
          <w:rFonts w:ascii="Times New Roman" w:hAnsi="Times New Roman" w:cs="Times New Roman"/>
        </w:rPr>
        <w:t xml:space="preserve">where variables are represented in </w:t>
      </w:r>
      <w:r>
        <w:rPr>
          <w:rFonts w:ascii="Times New Roman" w:hAnsi="Times New Roman" w:cs="Times New Roman"/>
        </w:rPr>
        <w:t xml:space="preserve">incommensurate </w:t>
      </w:r>
      <w:r w:rsidRPr="001F7131">
        <w:rPr>
          <w:rFonts w:ascii="Times New Roman" w:hAnsi="Times New Roman" w:cs="Times New Roman"/>
        </w:rPr>
        <w:t>units</w:t>
      </w:r>
      <w:r w:rsidR="004E30C7">
        <w:rPr>
          <w:rFonts w:ascii="Times New Roman" w:hAnsi="Times New Roman" w:cs="Times New Roman"/>
        </w:rPr>
        <w:t xml:space="preserve"> (see Legendre </w:t>
      </w:r>
      <w:r w:rsidR="00471675">
        <w:rPr>
          <w:rFonts w:ascii="Times New Roman" w:hAnsi="Times New Roman" w:cs="Times New Roman"/>
        </w:rPr>
        <w:t>and Legendre</w:t>
      </w:r>
      <w:r w:rsidR="004E30C7">
        <w:rPr>
          <w:rFonts w:ascii="Times New Roman" w:hAnsi="Times New Roman" w:cs="Times New Roman"/>
        </w:rPr>
        <w:t xml:space="preserve"> 2012</w:t>
      </w:r>
      <w:r w:rsidR="00471675">
        <w:rPr>
          <w:rFonts w:ascii="Times New Roman" w:hAnsi="Times New Roman" w:cs="Times New Roman"/>
        </w:rPr>
        <w:t>,</w:t>
      </w:r>
      <w:r w:rsidR="004E30C7">
        <w:rPr>
          <w:rFonts w:ascii="Times New Roman" w:hAnsi="Times New Roman" w:cs="Times New Roman"/>
        </w:rPr>
        <w:t xml:space="preserve"> Adams and Collyer 2019)</w:t>
      </w:r>
      <w:r>
        <w:rPr>
          <w:rFonts w:ascii="Times New Roman" w:hAnsi="Times New Roman" w:cs="Times New Roman"/>
        </w:rPr>
        <w:t xml:space="preserve">. We then performed several phylogenetic ANOVAs to identify the ways in which climate varies between arboreal and terrestrial species distributions. We assessed significance via randomized residual permutation procedures </w:t>
      </w:r>
      <w:r w:rsidR="004E30C7">
        <w:rPr>
          <w:rFonts w:ascii="Times New Roman" w:hAnsi="Times New Roman" w:cs="Times New Roman"/>
        </w:rPr>
        <w:t xml:space="preserve">(Collyer et al. 2015; Adams and Collyer 2018) </w:t>
      </w:r>
      <w:r>
        <w:rPr>
          <w:rFonts w:ascii="Times New Roman" w:hAnsi="Times New Roman" w:cs="Times New Roman"/>
        </w:rPr>
        <w:t xml:space="preserve">in the R package, </w:t>
      </w:r>
      <w:r w:rsidRPr="005D5147">
        <w:rPr>
          <w:rFonts w:ascii="Courier New" w:hAnsi="Courier New" w:cs="Courier New"/>
        </w:rPr>
        <w:t>RRPP</w:t>
      </w:r>
      <w:r>
        <w:rPr>
          <w:rFonts w:ascii="Times New Roman" w:hAnsi="Times New Roman" w:cs="Times New Roman"/>
        </w:rPr>
        <w:t xml:space="preserve"> (Collyer and Adams 2019, Collyer and Adams 2018) using R </w:t>
      </w:r>
      <w:r w:rsidR="00471675">
        <w:rPr>
          <w:rFonts w:ascii="Times New Roman" w:hAnsi="Times New Roman" w:cs="Times New Roman"/>
        </w:rPr>
        <w:t>v.</w:t>
      </w:r>
      <w:r>
        <w:rPr>
          <w:rFonts w:ascii="Times New Roman" w:hAnsi="Times New Roman" w:cs="Times New Roman"/>
        </w:rPr>
        <w:t xml:space="preserve">3.6.0 (R Development Core Team </w:t>
      </w:r>
      <w:r w:rsidRPr="0066434A">
        <w:rPr>
          <w:rFonts w:ascii="Times New Roman" w:hAnsi="Times New Roman" w:cs="Times New Roman"/>
        </w:rPr>
        <w:t>2019</w:t>
      </w:r>
      <w:r>
        <w:rPr>
          <w:rFonts w:ascii="Times New Roman" w:hAnsi="Times New Roman" w:cs="Times New Roman"/>
        </w:rPr>
        <w:t>)</w:t>
      </w:r>
      <w:r w:rsidRPr="001F7131">
        <w:rPr>
          <w:rFonts w:ascii="Times New Roman" w:hAnsi="Times New Roman" w:cs="Times New Roman"/>
        </w:rPr>
        <w:t>.</w:t>
      </w:r>
      <w:r>
        <w:rPr>
          <w:rFonts w:ascii="Times New Roman" w:hAnsi="Times New Roman" w:cs="Times New Roman"/>
        </w:rPr>
        <w:t xml:space="preserve"> </w:t>
      </w:r>
    </w:p>
    <w:p w14:paraId="7C80860F" w14:textId="3D11C1D6" w:rsidR="005D5147" w:rsidRDefault="005D5147" w:rsidP="005D5147">
      <w:pPr>
        <w:ind w:firstLine="720"/>
        <w:rPr>
          <w:rFonts w:ascii="Times New Roman" w:hAnsi="Times New Roman" w:cs="Times New Roman"/>
        </w:rPr>
      </w:pPr>
      <w:r>
        <w:rPr>
          <w:rFonts w:ascii="Times New Roman" w:hAnsi="Times New Roman" w:cs="Times New Roman"/>
        </w:rPr>
        <w:t>We first tested whether the combined dataset of all summary statistics of all climate variables differed significantly between arboreal and terrestrial species range. As many climate variables are highly correlated, we then performed a principle components analysis (PCA) on the normalized data and extracted the first five PC axes (explaining &gt;</w:t>
      </w:r>
      <w:r w:rsidR="006E2806">
        <w:rPr>
          <w:rFonts w:ascii="Times New Roman" w:hAnsi="Times New Roman" w:cs="Times New Roman"/>
        </w:rPr>
        <w:t>85</w:t>
      </w:r>
      <w:r>
        <w:rPr>
          <w:rFonts w:ascii="Times New Roman" w:hAnsi="Times New Roman" w:cs="Times New Roman"/>
        </w:rPr>
        <w:t xml:space="preserve">% of the overall climate </w:t>
      </w:r>
      <w:r>
        <w:rPr>
          <w:rFonts w:ascii="Times New Roman" w:hAnsi="Times New Roman" w:cs="Times New Roman"/>
        </w:rPr>
        <w:lastRenderedPageBreak/>
        <w:t xml:space="preserve">variation) to test against microhabitat. Finally, we tested each climate variable (the five-dimensional trait of summary statistics) separately, </w:t>
      </w:r>
      <w:r w:rsidR="00682492">
        <w:rPr>
          <w:rFonts w:ascii="Times New Roman" w:hAnsi="Times New Roman" w:cs="Times New Roman"/>
        </w:rPr>
        <w:t xml:space="preserve">accounting for multiple comparison error rates by </w:t>
      </w:r>
      <w:r>
        <w:rPr>
          <w:rFonts w:ascii="Times New Roman" w:hAnsi="Times New Roman" w:cs="Times New Roman"/>
        </w:rPr>
        <w:t xml:space="preserve">assessing significance using sequential Bonferroni. </w:t>
      </w:r>
    </w:p>
    <w:p w14:paraId="74BBE4E8" w14:textId="3950FC57" w:rsidR="00BE2F77" w:rsidRDefault="00BE2F77" w:rsidP="00BE2F77">
      <w:pPr>
        <w:ind w:firstLine="720"/>
        <w:rPr>
          <w:rFonts w:ascii="Times New Roman" w:hAnsi="Times New Roman" w:cs="Times New Roman"/>
        </w:rPr>
      </w:pPr>
      <w:r>
        <w:rPr>
          <w:rFonts w:ascii="Times New Roman" w:hAnsi="Times New Roman" w:cs="Times New Roman"/>
        </w:rPr>
        <w:t xml:space="preserve">To account for similarity due to </w:t>
      </w:r>
      <w:r w:rsidR="004E30C7">
        <w:rPr>
          <w:rFonts w:ascii="Times New Roman" w:hAnsi="Times New Roman" w:cs="Times New Roman"/>
        </w:rPr>
        <w:t xml:space="preserve">evolutionary </w:t>
      </w:r>
      <w:r>
        <w:rPr>
          <w:rFonts w:ascii="Times New Roman" w:hAnsi="Times New Roman" w:cs="Times New Roman"/>
        </w:rPr>
        <w:t xml:space="preserve">relatedness, all phylogenetic ANOVAs used </w:t>
      </w:r>
      <w:r w:rsidR="00632521">
        <w:rPr>
          <w:rFonts w:ascii="Times New Roman" w:hAnsi="Times New Roman" w:cs="Times New Roman"/>
        </w:rPr>
        <w:t xml:space="preserve">a pruned version of </w:t>
      </w:r>
      <w:r>
        <w:rPr>
          <w:rFonts w:ascii="Times New Roman" w:hAnsi="Times New Roman" w:cs="Times New Roman"/>
        </w:rPr>
        <w:t>the</w:t>
      </w:r>
      <w:r w:rsidRPr="00652D89">
        <w:rPr>
          <w:rFonts w:ascii="Times New Roman" w:hAnsi="Times New Roman" w:cs="Times New Roman"/>
        </w:rPr>
        <w:t xml:space="preserve"> time-calibrated phylogeny from Bonett and Blair (2017) </w:t>
      </w:r>
      <w:r>
        <w:rPr>
          <w:rFonts w:ascii="Times New Roman" w:hAnsi="Times New Roman" w:cs="Times New Roman"/>
        </w:rPr>
        <w:t>of</w:t>
      </w:r>
      <w:r w:rsidRPr="00652D89">
        <w:rPr>
          <w:rFonts w:ascii="Times New Roman" w:hAnsi="Times New Roman" w:cs="Times New Roman"/>
        </w:rPr>
        <w:t xml:space="preserve"> 516 </w:t>
      </w:r>
      <w:r>
        <w:rPr>
          <w:rFonts w:ascii="Times New Roman" w:hAnsi="Times New Roman" w:cs="Times New Roman"/>
        </w:rPr>
        <w:t>Caudata species. This phylogenetic reconstruction</w:t>
      </w:r>
      <w:r w:rsidRPr="00652D89">
        <w:rPr>
          <w:rFonts w:ascii="Times New Roman" w:hAnsi="Times New Roman" w:cs="Times New Roman"/>
        </w:rPr>
        <w:t xml:space="preserve"> </w:t>
      </w:r>
      <w:r>
        <w:rPr>
          <w:rFonts w:ascii="Times New Roman" w:hAnsi="Times New Roman" w:cs="Times New Roman"/>
        </w:rPr>
        <w:t xml:space="preserve">was based on </w:t>
      </w:r>
      <w:r w:rsidRPr="00652D89">
        <w:rPr>
          <w:rFonts w:ascii="Times New Roman" w:hAnsi="Times New Roman" w:cs="Times New Roman"/>
        </w:rPr>
        <w:t>three mitochondrial and four nuclear genes</w:t>
      </w:r>
      <w:r>
        <w:rPr>
          <w:rFonts w:ascii="Times New Roman" w:hAnsi="Times New Roman" w:cs="Times New Roman"/>
        </w:rPr>
        <w:t xml:space="preserve"> and used</w:t>
      </w:r>
      <w:r w:rsidRPr="00652D89">
        <w:rPr>
          <w:rFonts w:ascii="Times New Roman" w:hAnsi="Times New Roman" w:cs="Times New Roman"/>
        </w:rPr>
        <w:t xml:space="preserve"> Bayesian approaches under a pure-birth speciation prior on the tree topology and divergence times</w:t>
      </w:r>
      <w:r>
        <w:rPr>
          <w:rFonts w:ascii="Times New Roman" w:hAnsi="Times New Roman" w:cs="Times New Roman"/>
        </w:rPr>
        <w:t xml:space="preserve">, </w:t>
      </w:r>
      <w:r w:rsidRPr="00652D89">
        <w:rPr>
          <w:rFonts w:ascii="Times New Roman" w:hAnsi="Times New Roman" w:cs="Times New Roman"/>
        </w:rPr>
        <w:t>an uncorrelated lognormal molecular clock</w:t>
      </w:r>
      <w:r>
        <w:rPr>
          <w:rFonts w:ascii="Times New Roman" w:hAnsi="Times New Roman" w:cs="Times New Roman"/>
        </w:rPr>
        <w:t>, and 12</w:t>
      </w:r>
      <w:r w:rsidRPr="00652D89">
        <w:rPr>
          <w:rFonts w:ascii="Times New Roman" w:hAnsi="Times New Roman" w:cs="Times New Roman"/>
        </w:rPr>
        <w:t xml:space="preserve"> node calibrations </w:t>
      </w:r>
      <w:r>
        <w:rPr>
          <w:rFonts w:ascii="Times New Roman" w:hAnsi="Times New Roman" w:cs="Times New Roman"/>
        </w:rPr>
        <w:t>from</w:t>
      </w:r>
      <w:r w:rsidRPr="00652D89">
        <w:rPr>
          <w:rFonts w:ascii="Times New Roman" w:hAnsi="Times New Roman" w:cs="Times New Roman"/>
        </w:rPr>
        <w:t xml:space="preserve"> Shen et al. (2016: for additional details see Bonett and Blair 2017). </w:t>
      </w:r>
      <w:r>
        <w:rPr>
          <w:rFonts w:ascii="Times New Roman" w:hAnsi="Times New Roman" w:cs="Times New Roman"/>
        </w:rPr>
        <w:t xml:space="preserve">We pruned the maximum clade credibility tree to the species used in this study. </w:t>
      </w:r>
    </w:p>
    <w:p w14:paraId="4FE11D00" w14:textId="1D1F1561" w:rsidR="005D5147" w:rsidRDefault="00682492" w:rsidP="005D5147">
      <w:pPr>
        <w:ind w:firstLine="720"/>
        <w:rPr>
          <w:rFonts w:ascii="Times New Roman" w:hAnsi="Times New Roman" w:cs="Times New Roman"/>
        </w:rPr>
      </w:pPr>
      <w:r>
        <w:rPr>
          <w:rFonts w:ascii="Times New Roman" w:hAnsi="Times New Roman" w:cs="Times New Roman"/>
        </w:rPr>
        <w:t>T</w:t>
      </w:r>
      <w:r w:rsidR="005D5147">
        <w:rPr>
          <w:rFonts w:ascii="Times New Roman" w:hAnsi="Times New Roman" w:cs="Times New Roman"/>
        </w:rPr>
        <w:t xml:space="preserve">o test the robustness of our results, we repeated all </w:t>
      </w:r>
      <w:r>
        <w:rPr>
          <w:rFonts w:ascii="Times New Roman" w:hAnsi="Times New Roman" w:cs="Times New Roman"/>
        </w:rPr>
        <w:t>analyses</w:t>
      </w:r>
      <w:r w:rsidR="00BE2F77">
        <w:rPr>
          <w:rFonts w:ascii="Times New Roman" w:hAnsi="Times New Roman" w:cs="Times New Roman"/>
        </w:rPr>
        <w:t xml:space="preserve"> across</w:t>
      </w:r>
      <w:r w:rsidR="005D5147">
        <w:rPr>
          <w:rFonts w:ascii="Times New Roman" w:hAnsi="Times New Roman" w:cs="Times New Roman"/>
        </w:rPr>
        <w:t xml:space="preserve"> each of the microhabitat classification schemes described above, and on a reduced dataset of only arboreal and terrestrial tropical species (</w:t>
      </w:r>
      <w:r w:rsidR="00BE2F77">
        <w:rPr>
          <w:rFonts w:ascii="Times New Roman" w:hAnsi="Times New Roman" w:cs="Times New Roman"/>
        </w:rPr>
        <w:t>102?</w:t>
      </w:r>
      <w:r w:rsidR="005D5147">
        <w:rPr>
          <w:rFonts w:ascii="Times New Roman" w:hAnsi="Times New Roman" w:cs="Times New Roman"/>
        </w:rPr>
        <w:t xml:space="preserve"> species). We also calculated confidence intervals of all Z statistics by repeating the analyses across the 1000 pruned posterior chronograms from Bonett and Blair’s (2017) phylogenic reconstruction to account for phylogenetic uncertainty</w:t>
      </w:r>
      <w:r>
        <w:rPr>
          <w:rFonts w:ascii="Times New Roman" w:hAnsi="Times New Roman" w:cs="Times New Roman"/>
        </w:rPr>
        <w:t xml:space="preserve"> (Figure S__)</w:t>
      </w:r>
      <w:r w:rsidR="005D5147">
        <w:rPr>
          <w:rFonts w:ascii="Times New Roman" w:hAnsi="Times New Roman" w:cs="Times New Roman"/>
        </w:rPr>
        <w:t>.</w:t>
      </w:r>
    </w:p>
    <w:p w14:paraId="0A225F79" w14:textId="77777777" w:rsidR="005D5147" w:rsidRPr="001F7131" w:rsidRDefault="005D5147" w:rsidP="005D5147">
      <w:pPr>
        <w:rPr>
          <w:rFonts w:ascii="Times New Roman" w:hAnsi="Times New Roman" w:cs="Times New Roman"/>
        </w:rPr>
      </w:pPr>
    </w:p>
    <w:p w14:paraId="63B54998" w14:textId="70A65A0F" w:rsidR="005D5147" w:rsidRPr="00B9466E" w:rsidRDefault="005D5147" w:rsidP="005D5147">
      <w:pPr>
        <w:rPr>
          <w:rFonts w:ascii="Times New Roman" w:hAnsi="Times New Roman" w:cs="Times New Roman"/>
        </w:rPr>
      </w:pPr>
      <w:r w:rsidRPr="001F7131">
        <w:rPr>
          <w:rFonts w:ascii="Times New Roman" w:hAnsi="Times New Roman" w:cs="Times New Roman"/>
          <w:u w:val="single"/>
        </w:rPr>
        <w:t>Ecological Niche Modeling</w:t>
      </w:r>
    </w:p>
    <w:p w14:paraId="3F0554EA" w14:textId="78A10C60" w:rsidR="00682492" w:rsidRDefault="005D5147" w:rsidP="00682492">
      <w:pPr>
        <w:ind w:firstLine="720"/>
        <w:rPr>
          <w:rFonts w:ascii="Times New Roman" w:hAnsi="Times New Roman" w:cs="Times New Roman"/>
        </w:rPr>
      </w:pPr>
      <w:r>
        <w:rPr>
          <w:rFonts w:ascii="Times New Roman" w:hAnsi="Times New Roman" w:cs="Times New Roman"/>
        </w:rPr>
        <w:t xml:space="preserve">Our second approach utilized </w:t>
      </w:r>
      <w:r w:rsidR="00B91EEA">
        <w:rPr>
          <w:rFonts w:ascii="Times New Roman" w:hAnsi="Times New Roman" w:cs="Times New Roman"/>
        </w:rPr>
        <w:t>E</w:t>
      </w:r>
      <w:r>
        <w:rPr>
          <w:rFonts w:ascii="Times New Roman" w:hAnsi="Times New Roman" w:cs="Times New Roman"/>
        </w:rPr>
        <w:t xml:space="preserve">cological </w:t>
      </w:r>
      <w:r w:rsidR="00B91EEA">
        <w:rPr>
          <w:rFonts w:ascii="Times New Roman" w:hAnsi="Times New Roman" w:cs="Times New Roman"/>
        </w:rPr>
        <w:t>N</w:t>
      </w:r>
      <w:r>
        <w:rPr>
          <w:rFonts w:ascii="Times New Roman" w:hAnsi="Times New Roman" w:cs="Times New Roman"/>
        </w:rPr>
        <w:t xml:space="preserve">iche </w:t>
      </w:r>
      <w:r w:rsidR="00B91EEA">
        <w:rPr>
          <w:rFonts w:ascii="Times New Roman" w:hAnsi="Times New Roman" w:cs="Times New Roman"/>
        </w:rPr>
        <w:t>M</w:t>
      </w:r>
      <w:r>
        <w:rPr>
          <w:rFonts w:ascii="Times New Roman" w:hAnsi="Times New Roman" w:cs="Times New Roman"/>
        </w:rPr>
        <w:t>odeling (ENM) to compare the climatic niches occupied by arboreal and terrestrial species</w:t>
      </w:r>
      <w:r w:rsidR="00682492">
        <w:rPr>
          <w:rFonts w:ascii="Times New Roman" w:hAnsi="Times New Roman" w:cs="Times New Roman"/>
        </w:rPr>
        <w:t xml:space="preserve"> (excluding all non-arboreal and non-terrestrial species)</w:t>
      </w:r>
      <w:r>
        <w:rPr>
          <w:rFonts w:ascii="Times New Roman" w:hAnsi="Times New Roman" w:cs="Times New Roman"/>
        </w:rPr>
        <w:t>. For this ENM approach, we merged all species distributions of the same microhabitat type to form one arboreal microhabitat polygon and one terrestrial microhabitat polygon. We then gridded these polygons and obtained pseudo-occurrence points from the centroid of each grid cell</w:t>
      </w:r>
      <w:r w:rsidR="004E30C7">
        <w:rPr>
          <w:rFonts w:ascii="Times New Roman" w:hAnsi="Times New Roman" w:cs="Times New Roman"/>
        </w:rPr>
        <w:t xml:space="preserve"> to alleviate</w:t>
      </w:r>
      <w:r>
        <w:rPr>
          <w:rFonts w:ascii="Times New Roman" w:hAnsi="Times New Roman" w:cs="Times New Roman"/>
        </w:rPr>
        <w:t xml:space="preserve"> </w:t>
      </w:r>
      <w:r w:rsidRPr="004266FA">
        <w:rPr>
          <w:rFonts w:ascii="Times New Roman" w:hAnsi="Times New Roman" w:cs="Times New Roman"/>
        </w:rPr>
        <w:t>point-aggregated error</w:t>
      </w:r>
      <w:r w:rsidR="004E30C7">
        <w:rPr>
          <w:rFonts w:ascii="Times New Roman" w:hAnsi="Times New Roman" w:cs="Times New Roman"/>
        </w:rPr>
        <w:t xml:space="preserve"> (see Machado-Machado 2012)</w:t>
      </w:r>
      <w:r w:rsidRPr="004266FA">
        <w:rPr>
          <w:rFonts w:ascii="Times New Roman" w:hAnsi="Times New Roman" w:cs="Times New Roman"/>
        </w:rPr>
        <w:t xml:space="preserve">. </w:t>
      </w:r>
      <w:r>
        <w:rPr>
          <w:rFonts w:ascii="Times New Roman" w:hAnsi="Times New Roman" w:cs="Times New Roman"/>
        </w:rPr>
        <w:t xml:space="preserve">We determined the gridding resolution by comparing ENM performance </w:t>
      </w:r>
      <w:r w:rsidR="00682492">
        <w:rPr>
          <w:rFonts w:ascii="Times New Roman" w:hAnsi="Times New Roman" w:cs="Times New Roman"/>
        </w:rPr>
        <w:t>measures across</w:t>
      </w:r>
      <w:r>
        <w:rPr>
          <w:rFonts w:ascii="Times New Roman" w:hAnsi="Times New Roman" w:cs="Times New Roman"/>
        </w:rPr>
        <w:t xml:space="preserve"> a series of </w:t>
      </w:r>
      <w:r w:rsidR="00682492">
        <w:rPr>
          <w:rFonts w:ascii="Times New Roman" w:hAnsi="Times New Roman" w:cs="Times New Roman"/>
        </w:rPr>
        <w:t>decreasing</w:t>
      </w:r>
      <w:r>
        <w:rPr>
          <w:rFonts w:ascii="Times New Roman" w:hAnsi="Times New Roman" w:cs="Times New Roman"/>
        </w:rPr>
        <w:t xml:space="preserve"> resolutions</w:t>
      </w:r>
      <w:r w:rsidR="00682492">
        <w:rPr>
          <w:rFonts w:ascii="Times New Roman" w:hAnsi="Times New Roman" w:cs="Times New Roman"/>
        </w:rPr>
        <w:t xml:space="preserve"> (2.5 </w:t>
      </w:r>
      <w:proofErr w:type="gramStart"/>
      <w:r w:rsidR="00682492">
        <w:rPr>
          <w:rFonts w:ascii="Times New Roman" w:hAnsi="Times New Roman" w:cs="Times New Roman"/>
        </w:rPr>
        <w:t>arc-minute</w:t>
      </w:r>
      <w:proofErr w:type="gramEnd"/>
      <w:r w:rsidR="00682492">
        <w:rPr>
          <w:rFonts w:ascii="Times New Roman" w:hAnsi="Times New Roman" w:cs="Times New Roman"/>
        </w:rPr>
        <w:t xml:space="preserve"> up to </w:t>
      </w:r>
      <w:ins w:id="91" w:author="Mellenthin, Lauren" w:date="2019-10-09T11:16:00Z">
        <w:r w:rsidR="00B86D6E">
          <w:rPr>
            <w:rFonts w:ascii="Times New Roman" w:hAnsi="Times New Roman" w:cs="Times New Roman"/>
          </w:rPr>
          <w:t>24</w:t>
        </w:r>
      </w:ins>
      <w:del w:id="92" w:author="Mellenthin, Lauren" w:date="2019-10-09T11:16:00Z">
        <w:r w:rsidR="00682492" w:rsidDel="00B86D6E">
          <w:rPr>
            <w:rFonts w:ascii="Times New Roman" w:hAnsi="Times New Roman" w:cs="Times New Roman"/>
          </w:rPr>
          <w:delText>____</w:delText>
        </w:r>
      </w:del>
      <w:r w:rsidR="00682492">
        <w:rPr>
          <w:rFonts w:ascii="Times New Roman" w:hAnsi="Times New Roman" w:cs="Times New Roman"/>
        </w:rPr>
        <w:t xml:space="preserve"> arc-minute)</w:t>
      </w:r>
      <w:r>
        <w:rPr>
          <w:rFonts w:ascii="Times New Roman" w:hAnsi="Times New Roman" w:cs="Times New Roman"/>
        </w:rPr>
        <w:t xml:space="preserve">, selecting the smallest grid resolution for which model performance was </w:t>
      </w:r>
      <w:r w:rsidR="00B0419B">
        <w:rPr>
          <w:rFonts w:ascii="Times New Roman" w:hAnsi="Times New Roman" w:cs="Times New Roman"/>
        </w:rPr>
        <w:t>adequate for</w:t>
      </w:r>
      <w:r>
        <w:rPr>
          <w:rFonts w:ascii="Times New Roman" w:hAnsi="Times New Roman" w:cs="Times New Roman"/>
        </w:rPr>
        <w:t xml:space="preserve"> both arboreal and terrestrial models (</w:t>
      </w:r>
      <w:r w:rsidR="00B0419B">
        <w:rPr>
          <w:rFonts w:ascii="Times New Roman" w:hAnsi="Times New Roman" w:cs="Times New Roman"/>
        </w:rPr>
        <w:t>see</w:t>
      </w:r>
      <w:r>
        <w:rPr>
          <w:rFonts w:ascii="Times New Roman" w:hAnsi="Times New Roman" w:cs="Times New Roman"/>
        </w:rPr>
        <w:t xml:space="preserve"> below). </w:t>
      </w:r>
      <w:r w:rsidR="00682492">
        <w:rPr>
          <w:rFonts w:ascii="Times New Roman" w:hAnsi="Times New Roman" w:cs="Times New Roman"/>
        </w:rPr>
        <w:t xml:space="preserve">We then used these pseudo-occurrence points to extract each climatic variable listed above to represent each microhabitat polygon for use in the </w:t>
      </w:r>
      <w:r w:rsidR="00B22A40">
        <w:rPr>
          <w:rFonts w:ascii="Times New Roman" w:hAnsi="Times New Roman" w:cs="Times New Roman"/>
        </w:rPr>
        <w:t>niche model</w:t>
      </w:r>
      <w:r w:rsidR="00682492">
        <w:rPr>
          <w:rFonts w:ascii="Times New Roman" w:hAnsi="Times New Roman" w:cs="Times New Roman"/>
        </w:rPr>
        <w:t>.</w:t>
      </w:r>
    </w:p>
    <w:p w14:paraId="5CDC08AC" w14:textId="5C5DAE27" w:rsidR="005D5147" w:rsidRPr="00385C21" w:rsidRDefault="005D5147" w:rsidP="00682492">
      <w:pPr>
        <w:ind w:firstLine="720"/>
        <w:rPr>
          <w:rFonts w:ascii="Times New Roman" w:hAnsi="Times New Roman" w:cs="Times New Roman"/>
        </w:rPr>
      </w:pPr>
      <w:r w:rsidRPr="00385C21">
        <w:rPr>
          <w:rFonts w:ascii="Times New Roman" w:hAnsi="Times New Roman" w:cs="Times New Roman"/>
        </w:rPr>
        <w:t xml:space="preserve">We applied the maximum entropy algorithm implemented in Maxent v3.4.1 </w:t>
      </w:r>
      <w:proofErr w:type="gramStart"/>
      <w:r w:rsidRPr="00385C21">
        <w:rPr>
          <w:rFonts w:ascii="Calibri" w:hAnsi="Calibri" w:cs="Calibri"/>
        </w:rPr>
        <w:t>﻿</w:t>
      </w:r>
      <w:r w:rsidRPr="00385C21">
        <w:rPr>
          <w:rFonts w:ascii="Times New Roman" w:hAnsi="Times New Roman" w:cs="Times New Roman"/>
        </w:rPr>
        <w:t>(</w:t>
      </w:r>
      <w:proofErr w:type="gramEnd"/>
      <w:r w:rsidRPr="00385C21">
        <w:rPr>
          <w:rFonts w:ascii="Times New Roman" w:hAnsi="Times New Roman" w:cs="Times New Roman"/>
        </w:rPr>
        <w:t xml:space="preserve">Phillips et al. 2004, 2006) to model the ecological niches of arboreal and terrestrial species. This algorithm generally outperforms other </w:t>
      </w:r>
      <w:r>
        <w:rPr>
          <w:rFonts w:ascii="Times New Roman" w:hAnsi="Times New Roman" w:cs="Times New Roman"/>
        </w:rPr>
        <w:t xml:space="preserve">ENM </w:t>
      </w:r>
      <w:r w:rsidRPr="00385C21">
        <w:rPr>
          <w:rFonts w:ascii="Times New Roman" w:hAnsi="Times New Roman" w:cs="Times New Roman"/>
        </w:rPr>
        <w:t xml:space="preserve">methods (Elith et al. 2006; Phillips et al. 2006; Ortega-Huerta and Peterson 2008) and is less sensitive to sample size (Wisz et al. 2007). We employed a cross-validation method with a 10-fold partition scheme which uses 90% of the </w:t>
      </w:r>
      <w:r w:rsidR="00B22A40">
        <w:rPr>
          <w:rFonts w:ascii="Times New Roman" w:hAnsi="Times New Roman" w:cs="Times New Roman"/>
        </w:rPr>
        <w:t xml:space="preserve">pseudo-occurrence climate </w:t>
      </w:r>
      <w:r w:rsidRPr="00385C21">
        <w:rPr>
          <w:rFonts w:ascii="Times New Roman" w:hAnsi="Times New Roman" w:cs="Times New Roman"/>
        </w:rPr>
        <w:t>data for training and reserves 10% for testing</w:t>
      </w:r>
      <w:ins w:id="93" w:author="Mellenthin, Lauren" w:date="2019-10-09T11:16:00Z">
        <w:r w:rsidR="00B86D6E">
          <w:rPr>
            <w:rFonts w:ascii="Times New Roman" w:hAnsi="Times New Roman" w:cs="Times New Roman"/>
          </w:rPr>
          <w:t>, repeated 10 times</w:t>
        </w:r>
      </w:ins>
      <w:ins w:id="94" w:author="Mellenthin, Lauren" w:date="2019-10-09T12:54:00Z">
        <w:r w:rsidR="006B6F2C">
          <w:rPr>
            <w:rFonts w:ascii="Times New Roman" w:hAnsi="Times New Roman" w:cs="Times New Roman"/>
          </w:rPr>
          <w:t xml:space="preserve"> per run</w:t>
        </w:r>
      </w:ins>
      <w:r w:rsidRPr="00385C21">
        <w:rPr>
          <w:rFonts w:ascii="Times New Roman" w:hAnsi="Times New Roman" w:cs="Times New Roman"/>
        </w:rPr>
        <w:t xml:space="preserve">. We evaluated each Maxent model replicate with a modified Area Under the Curve (AUC) of the Receiver Operating Characteristic using </w:t>
      </w:r>
      <w:r>
        <w:rPr>
          <w:rFonts w:ascii="Times New Roman" w:hAnsi="Times New Roman" w:cs="Times New Roman"/>
        </w:rPr>
        <w:t xml:space="preserve">the </w:t>
      </w:r>
      <w:r w:rsidRPr="00385C21">
        <w:rPr>
          <w:rFonts w:ascii="Times New Roman" w:hAnsi="Times New Roman" w:cs="Times New Roman"/>
        </w:rPr>
        <w:t>fractional predicted area</w:t>
      </w:r>
      <w:r>
        <w:rPr>
          <w:rFonts w:ascii="Times New Roman" w:hAnsi="Times New Roman" w:cs="Times New Roman"/>
        </w:rPr>
        <w:t xml:space="preserve"> (</w:t>
      </w:r>
      <w:r w:rsidRPr="00385C21">
        <w:rPr>
          <w:rFonts w:ascii="Times New Roman" w:hAnsi="Times New Roman" w:cs="Times New Roman"/>
        </w:rPr>
        <w:t>fraction of the total area predicted present) instead of the commonly used commission rate. AUC values range from 0 to 1 where a score of 0.5 indicates that the model is uninformative in predicting the testing dataset and a score above 0.8 indicates that the model is very informative (</w:t>
      </w:r>
      <w:proofErr w:type="spellStart"/>
      <w:r w:rsidRPr="00385C21">
        <w:rPr>
          <w:rFonts w:ascii="Times New Roman" w:hAnsi="Times New Roman" w:cs="Times New Roman"/>
        </w:rPr>
        <w:t>Swets</w:t>
      </w:r>
      <w:proofErr w:type="spellEnd"/>
      <w:r w:rsidRPr="00385C21">
        <w:rPr>
          <w:rFonts w:ascii="Times New Roman" w:hAnsi="Times New Roman" w:cs="Times New Roman"/>
        </w:rPr>
        <w:t xml:space="preserve"> 1988).</w:t>
      </w:r>
      <w:r>
        <w:rPr>
          <w:rFonts w:ascii="Times New Roman" w:hAnsi="Times New Roman" w:cs="Times New Roman"/>
        </w:rPr>
        <w:t xml:space="preserve"> </w:t>
      </w:r>
      <w:r w:rsidRPr="00385C21">
        <w:rPr>
          <w:rFonts w:ascii="Times New Roman" w:hAnsi="Times New Roman" w:cs="Times New Roman"/>
        </w:rPr>
        <w:t xml:space="preserve">Thus, we applied 0.8 as the </w:t>
      </w:r>
      <w:r>
        <w:rPr>
          <w:rFonts w:ascii="Times New Roman" w:hAnsi="Times New Roman" w:cs="Times New Roman"/>
        </w:rPr>
        <w:t xml:space="preserve">AUC </w:t>
      </w:r>
      <w:r w:rsidRPr="00385C21">
        <w:rPr>
          <w:rFonts w:ascii="Times New Roman" w:hAnsi="Times New Roman" w:cs="Times New Roman"/>
        </w:rPr>
        <w:t xml:space="preserve">cutoff to determine </w:t>
      </w:r>
      <w:r w:rsidR="00B22A40">
        <w:rPr>
          <w:rFonts w:ascii="Times New Roman" w:hAnsi="Times New Roman" w:cs="Times New Roman"/>
        </w:rPr>
        <w:t>adequate</w:t>
      </w:r>
      <w:r w:rsidRPr="00385C21">
        <w:rPr>
          <w:rFonts w:ascii="Times New Roman" w:hAnsi="Times New Roman" w:cs="Times New Roman"/>
        </w:rPr>
        <w:t xml:space="preserve"> model performance for the grid resolution </w:t>
      </w:r>
      <w:r>
        <w:rPr>
          <w:rFonts w:ascii="Times New Roman" w:hAnsi="Times New Roman" w:cs="Times New Roman"/>
        </w:rPr>
        <w:t>described</w:t>
      </w:r>
      <w:r w:rsidRPr="00385C21">
        <w:rPr>
          <w:rFonts w:ascii="Times New Roman" w:hAnsi="Times New Roman" w:cs="Times New Roman"/>
        </w:rPr>
        <w:t xml:space="preserve"> above </w:t>
      </w:r>
      <w:r w:rsidR="00B22A40">
        <w:rPr>
          <w:rFonts w:ascii="Times New Roman" w:hAnsi="Times New Roman" w:cs="Times New Roman"/>
        </w:rPr>
        <w:t>as well as</w:t>
      </w:r>
      <w:r w:rsidRPr="00385C21">
        <w:rPr>
          <w:rFonts w:ascii="Times New Roman" w:hAnsi="Times New Roman" w:cs="Times New Roman"/>
        </w:rPr>
        <w:t xml:space="preserve"> for inclusion in the weighted consensus models</w:t>
      </w:r>
      <w:r>
        <w:rPr>
          <w:rFonts w:ascii="Times New Roman" w:hAnsi="Times New Roman" w:cs="Times New Roman"/>
        </w:rPr>
        <w:t>. These consensus models were</w:t>
      </w:r>
      <w:r w:rsidRPr="00385C21">
        <w:rPr>
          <w:rFonts w:ascii="Times New Roman" w:hAnsi="Times New Roman" w:cs="Times New Roman"/>
        </w:rPr>
        <w:t xml:space="preserve"> then projected across the geographic extent where Plethodontidae are found in North and South America (20.0° S:70.0° N; 140.0° W:11.33° W)</w:t>
      </w:r>
      <w:r>
        <w:rPr>
          <w:rFonts w:ascii="Times New Roman" w:hAnsi="Times New Roman" w:cs="Times New Roman"/>
        </w:rPr>
        <w:t xml:space="preserve">, </w:t>
      </w:r>
      <w:r w:rsidR="00B22A40">
        <w:rPr>
          <w:rFonts w:ascii="Times New Roman" w:hAnsi="Times New Roman" w:cs="Times New Roman"/>
        </w:rPr>
        <w:t>resulting in</w:t>
      </w:r>
      <w:r>
        <w:rPr>
          <w:rFonts w:ascii="Times New Roman" w:hAnsi="Times New Roman" w:cs="Times New Roman"/>
        </w:rPr>
        <w:t xml:space="preserve"> </w:t>
      </w:r>
      <w:r w:rsidRPr="00385C21">
        <w:rPr>
          <w:rFonts w:ascii="Times New Roman" w:hAnsi="Times New Roman" w:cs="Times New Roman"/>
        </w:rPr>
        <w:t xml:space="preserve">a suitability score for each </w:t>
      </w:r>
      <w:r>
        <w:rPr>
          <w:rFonts w:ascii="Times New Roman" w:hAnsi="Times New Roman" w:cs="Times New Roman"/>
        </w:rPr>
        <w:t xml:space="preserve">map pixel </w:t>
      </w:r>
      <w:r w:rsidRPr="00385C21">
        <w:rPr>
          <w:rFonts w:ascii="Times New Roman" w:hAnsi="Times New Roman" w:cs="Times New Roman"/>
        </w:rPr>
        <w:t>at a resolution of 2.5 arc minutes</w:t>
      </w:r>
      <w:r w:rsidR="00B22A40">
        <w:rPr>
          <w:rFonts w:ascii="Times New Roman" w:hAnsi="Times New Roman" w:cs="Times New Roman"/>
        </w:rPr>
        <w:t>. These scores</w:t>
      </w:r>
      <w:r w:rsidRPr="00385C21">
        <w:rPr>
          <w:rFonts w:ascii="Times New Roman" w:hAnsi="Times New Roman" w:cs="Times New Roman"/>
        </w:rPr>
        <w:t xml:space="preserve"> rang</w:t>
      </w:r>
      <w:r w:rsidR="00B22A40">
        <w:rPr>
          <w:rFonts w:ascii="Times New Roman" w:hAnsi="Times New Roman" w:cs="Times New Roman"/>
        </w:rPr>
        <w:t>e</w:t>
      </w:r>
      <w:r w:rsidRPr="00385C21">
        <w:rPr>
          <w:rFonts w:ascii="Times New Roman" w:hAnsi="Times New Roman" w:cs="Times New Roman"/>
        </w:rPr>
        <w:t xml:space="preserve"> from 0 (non-suitable) to 1 (highly suitable)</w:t>
      </w:r>
      <w:r w:rsidR="00B22A40">
        <w:rPr>
          <w:rFonts w:ascii="Times New Roman" w:hAnsi="Times New Roman" w:cs="Times New Roman"/>
        </w:rPr>
        <w:t xml:space="preserve"> for each microhabitat type and can be visualized in Figure 3 (panels A and C)</w:t>
      </w:r>
      <w:r w:rsidRPr="00385C21">
        <w:rPr>
          <w:rFonts w:ascii="Times New Roman" w:hAnsi="Times New Roman" w:cs="Times New Roman"/>
        </w:rPr>
        <w:t>.</w:t>
      </w:r>
    </w:p>
    <w:p w14:paraId="0045A5A0" w14:textId="06A02B23" w:rsidR="005D5147" w:rsidRDefault="005D5147" w:rsidP="005D5147">
      <w:pPr>
        <w:ind w:firstLine="720"/>
        <w:rPr>
          <w:rFonts w:ascii="Times New Roman" w:hAnsi="Times New Roman" w:cs="Times New Roman"/>
        </w:rPr>
      </w:pPr>
      <w:r>
        <w:rPr>
          <w:rFonts w:ascii="TimesNewRomanPSMT" w:hAnsi="TimesNewRomanPSMT"/>
          <w:color w:val="000000" w:themeColor="text1"/>
        </w:rPr>
        <w:lastRenderedPageBreak/>
        <w:t xml:space="preserve">To test whether the arboreal and terrestrial niches were significantly different, we quantified the degree of niche overlap using two metrics: </w:t>
      </w:r>
      <w:r>
        <w:rPr>
          <w:rFonts w:ascii="Times New Roman" w:hAnsi="Times New Roman" w:cs="Times New Roman"/>
        </w:rPr>
        <w:t xml:space="preserve">Schoener’s </w:t>
      </w:r>
      <w:r w:rsidRPr="00665587">
        <w:rPr>
          <w:rFonts w:ascii="Times New Roman" w:hAnsi="Times New Roman" w:cs="Times New Roman"/>
          <w:i/>
        </w:rPr>
        <w:t>D</w:t>
      </w:r>
      <w:r>
        <w:rPr>
          <w:rFonts w:ascii="Times New Roman" w:hAnsi="Times New Roman" w:cs="Times New Roman"/>
        </w:rPr>
        <w:t xml:space="preserve"> (1968), Warren’s</w:t>
      </w:r>
      <w:r w:rsidRPr="00665587">
        <w:rPr>
          <w:rFonts w:ascii="Times New Roman" w:hAnsi="Times New Roman" w:cs="Times New Roman"/>
          <w:i/>
        </w:rPr>
        <w:t xml:space="preserve"> I</w:t>
      </w:r>
      <w:r>
        <w:rPr>
          <w:rFonts w:ascii="Times New Roman" w:hAnsi="Times New Roman" w:cs="Times New Roman"/>
        </w:rPr>
        <w:t xml:space="preserve"> (Warren et al 2008). </w:t>
      </w:r>
      <w:r>
        <w:rPr>
          <w:rFonts w:ascii="Times New Roman" w:hAnsi="Times New Roman" w:cs="Times New Roman"/>
          <w:color w:val="000000"/>
          <w:shd w:val="clear" w:color="auto" w:fill="FFFFFF"/>
        </w:rPr>
        <w:t>These</w:t>
      </w:r>
      <w:r w:rsidRPr="005165B6">
        <w:rPr>
          <w:rFonts w:ascii="Times New Roman" w:hAnsi="Times New Roman" w:cs="Times New Roman"/>
          <w:color w:val="000000"/>
          <w:shd w:val="clear" w:color="auto" w:fill="FFFFFF"/>
        </w:rPr>
        <w:t xml:space="preserve"> similarity metrics range from 0 (no niche overlap) to 1 (identical niches)</w:t>
      </w:r>
      <w:r>
        <w:rPr>
          <w:rFonts w:ascii="Times New Roman" w:hAnsi="Times New Roman" w:cs="Times New Roman"/>
          <w:color w:val="000000"/>
          <w:shd w:val="clear" w:color="auto" w:fill="FFFFFF"/>
        </w:rPr>
        <w:t xml:space="preserve"> and </w:t>
      </w:r>
      <w:r>
        <w:rPr>
          <w:rFonts w:ascii="Times New Roman" w:hAnsi="Times New Roman" w:cs="Times New Roman"/>
        </w:rPr>
        <w:t xml:space="preserve">are calculated by taking the difference between microhabitat type suitability scores within each map pixel. </w:t>
      </w:r>
      <w:r w:rsidRPr="005165B6">
        <w:rPr>
          <w:rFonts w:ascii="Times New Roman" w:hAnsi="Times New Roman" w:cs="Times New Roman"/>
          <w:color w:val="000000"/>
          <w:shd w:val="clear" w:color="auto" w:fill="FFFFFF"/>
        </w:rPr>
        <w:t>Sc</w:t>
      </w:r>
      <w:r>
        <w:rPr>
          <w:rFonts w:ascii="Times New Roman" w:hAnsi="Times New Roman" w:cs="Times New Roman"/>
          <w:color w:val="000000"/>
          <w:shd w:val="clear" w:color="auto" w:fill="FFFFFF"/>
        </w:rPr>
        <w:t xml:space="preserve">hoener’s </w:t>
      </w:r>
      <w:r w:rsidRPr="007834A3">
        <w:rPr>
          <w:rFonts w:ascii="Times New Roman" w:hAnsi="Times New Roman" w:cs="Times New Roman"/>
          <w:i/>
          <w:color w:val="000000"/>
          <w:shd w:val="clear" w:color="auto" w:fill="FFFFFF"/>
        </w:rPr>
        <w:t>D</w:t>
      </w:r>
      <w:r>
        <w:rPr>
          <w:rFonts w:ascii="Times New Roman" w:hAnsi="Times New Roman" w:cs="Times New Roman"/>
          <w:color w:val="000000"/>
          <w:shd w:val="clear" w:color="auto" w:fill="FFFFFF"/>
        </w:rPr>
        <w:t xml:space="preserve"> assumes </w:t>
      </w:r>
      <w:r w:rsidRPr="005165B6">
        <w:rPr>
          <w:rFonts w:ascii="Times New Roman" w:hAnsi="Times New Roman" w:cs="Times New Roman"/>
          <w:color w:val="000000"/>
          <w:shd w:val="clear" w:color="auto" w:fill="FFFFFF"/>
        </w:rPr>
        <w:t xml:space="preserve">that the suitability scores are proportional to species abundance, whereas </w:t>
      </w:r>
      <w:r>
        <w:rPr>
          <w:rFonts w:ascii="Times New Roman" w:hAnsi="Times New Roman" w:cs="Times New Roman"/>
          <w:color w:val="000000"/>
          <w:shd w:val="clear" w:color="auto" w:fill="FFFFFF"/>
        </w:rPr>
        <w:t>Warren’s</w:t>
      </w:r>
      <w:r w:rsidRPr="005165B6">
        <w:rPr>
          <w:rStyle w:val="apple-converted-space"/>
          <w:rFonts w:ascii="Times New Roman" w:hAnsi="Times New Roman" w:cs="Times New Roman"/>
          <w:color w:val="000000"/>
          <w:shd w:val="clear" w:color="auto" w:fill="FFFFFF"/>
        </w:rPr>
        <w:t> </w:t>
      </w:r>
      <w:r w:rsidRPr="005165B6">
        <w:rPr>
          <w:rStyle w:val="Emphasis"/>
          <w:rFonts w:ascii="Times New Roman" w:hAnsi="Times New Roman" w:cs="Times New Roman"/>
          <w:color w:val="000000"/>
        </w:rPr>
        <w:t>I</w:t>
      </w:r>
      <w:r w:rsidRPr="005165B6">
        <w:rPr>
          <w:rStyle w:val="apple-converted-space"/>
          <w:rFonts w:ascii="Times New Roman" w:hAnsi="Times New Roman" w:cs="Times New Roman"/>
          <w:color w:val="000000"/>
          <w:shd w:val="clear" w:color="auto" w:fill="FFFFFF"/>
        </w:rPr>
        <w:t> </w:t>
      </w:r>
      <w:r>
        <w:rPr>
          <w:rStyle w:val="apple-converted-space"/>
          <w:rFonts w:ascii="Times New Roman" w:hAnsi="Times New Roman" w:cs="Times New Roman"/>
          <w:color w:val="000000"/>
          <w:shd w:val="clear" w:color="auto" w:fill="FFFFFF"/>
        </w:rPr>
        <w:t xml:space="preserve">is more conservative and </w:t>
      </w:r>
      <w:r w:rsidRPr="005165B6">
        <w:rPr>
          <w:rFonts w:ascii="Times New Roman" w:hAnsi="Times New Roman" w:cs="Times New Roman"/>
          <w:color w:val="000000"/>
          <w:shd w:val="clear" w:color="auto" w:fill="FFFFFF"/>
        </w:rPr>
        <w:t>measures the probability distributions of two ecological niche models (Warren et al</w:t>
      </w:r>
      <w:r w:rsidRPr="00856486">
        <w:rPr>
          <w:rFonts w:ascii="Times New Roman" w:hAnsi="Times New Roman" w:cs="Times New Roman"/>
        </w:rPr>
        <w:t>.</w:t>
      </w:r>
      <w:r w:rsidRPr="00856486">
        <w:t> </w:t>
      </w:r>
      <w:r w:rsidRPr="00856486">
        <w:rPr>
          <w:rFonts w:ascii="Times New Roman" w:hAnsi="Times New Roman" w:cs="Times New Roman"/>
        </w:rPr>
        <w:t xml:space="preserve">2010). </w:t>
      </w:r>
      <w:r>
        <w:rPr>
          <w:rFonts w:ascii="Times New Roman" w:hAnsi="Times New Roman" w:cs="Times New Roman"/>
        </w:rPr>
        <w:t xml:space="preserve">We assessed the significance of the observed statistics </w:t>
      </w:r>
      <w:r w:rsidRPr="00856486">
        <w:rPr>
          <w:rFonts w:ascii="Times New Roman" w:hAnsi="Times New Roman" w:cs="Times New Roman"/>
        </w:rPr>
        <w:t>using</w:t>
      </w:r>
      <w:r w:rsidRPr="00441787">
        <w:rPr>
          <w:rFonts w:ascii="Times New Roman" w:hAnsi="Times New Roman" w:cs="Times New Roman"/>
        </w:rPr>
        <w:t xml:space="preserve"> a randomization test </w:t>
      </w:r>
      <w:r>
        <w:rPr>
          <w:rFonts w:ascii="Times New Roman" w:hAnsi="Times New Roman" w:cs="Times New Roman"/>
        </w:rPr>
        <w:t>(</w:t>
      </w:r>
      <w:r w:rsidRPr="00441787">
        <w:rPr>
          <w:rFonts w:ascii="Times New Roman" w:hAnsi="Times New Roman" w:cs="Times New Roman"/>
        </w:rPr>
        <w:t>Warren et al 2008, Zhu et al 2013)</w:t>
      </w:r>
      <w:r>
        <w:rPr>
          <w:rFonts w:ascii="Times New Roman" w:hAnsi="Times New Roman" w:cs="Times New Roman"/>
        </w:rPr>
        <w:t xml:space="preserve"> that iteratively </w:t>
      </w:r>
      <w:r w:rsidRPr="00441787">
        <w:rPr>
          <w:rFonts w:ascii="Times New Roman" w:hAnsi="Times New Roman" w:cs="Times New Roman"/>
        </w:rPr>
        <w:t xml:space="preserve">partitions the pooled </w:t>
      </w:r>
      <w:r>
        <w:rPr>
          <w:rFonts w:ascii="Times New Roman" w:hAnsi="Times New Roman" w:cs="Times New Roman"/>
        </w:rPr>
        <w:t>pseudo-</w:t>
      </w:r>
      <w:r w:rsidRPr="00441787">
        <w:rPr>
          <w:rFonts w:ascii="Times New Roman" w:hAnsi="Times New Roman" w:cs="Times New Roman"/>
        </w:rPr>
        <w:t xml:space="preserve">occurrences of each microhabitat type, calculating </w:t>
      </w:r>
      <w:r w:rsidRPr="00441787">
        <w:rPr>
          <w:rFonts w:ascii="Times New Roman" w:hAnsi="Times New Roman" w:cs="Times New Roman"/>
          <w:i/>
        </w:rPr>
        <w:t xml:space="preserve">I </w:t>
      </w:r>
      <w:r w:rsidRPr="00441787">
        <w:rPr>
          <w:rFonts w:ascii="Times New Roman" w:hAnsi="Times New Roman" w:cs="Times New Roman"/>
        </w:rPr>
        <w:t>and</w:t>
      </w:r>
      <w:r>
        <w:rPr>
          <w:rFonts w:ascii="Times New Roman" w:hAnsi="Times New Roman" w:cs="Times New Roman"/>
        </w:rPr>
        <w:t xml:space="preserve"> </w:t>
      </w:r>
      <w:r w:rsidRPr="00665587">
        <w:rPr>
          <w:rFonts w:ascii="Times New Roman" w:hAnsi="Times New Roman" w:cs="Times New Roman"/>
          <w:i/>
        </w:rPr>
        <w:t>D</w:t>
      </w:r>
      <w:r>
        <w:rPr>
          <w:rFonts w:ascii="Times New Roman" w:hAnsi="Times New Roman" w:cs="Times New Roman"/>
        </w:rPr>
        <w:t xml:space="preserve"> values for the null model (100 replicates) against which we compared the observed </w:t>
      </w:r>
      <w:r w:rsidRPr="00665587">
        <w:rPr>
          <w:rFonts w:ascii="Times New Roman" w:hAnsi="Times New Roman" w:cs="Times New Roman"/>
          <w:i/>
        </w:rPr>
        <w:t>I</w:t>
      </w:r>
      <w:r>
        <w:rPr>
          <w:rFonts w:ascii="Times New Roman" w:hAnsi="Times New Roman" w:cs="Times New Roman"/>
        </w:rPr>
        <w:t xml:space="preserve"> and </w:t>
      </w:r>
      <w:r w:rsidRPr="00665587">
        <w:rPr>
          <w:rFonts w:ascii="Times New Roman" w:hAnsi="Times New Roman" w:cs="Times New Roman"/>
          <w:i/>
        </w:rPr>
        <w:t>D</w:t>
      </w:r>
      <w:r>
        <w:rPr>
          <w:rFonts w:ascii="Times New Roman" w:hAnsi="Times New Roman" w:cs="Times New Roman"/>
        </w:rPr>
        <w:t xml:space="preserve"> values in a one-tailed test. </w:t>
      </w:r>
    </w:p>
    <w:p w14:paraId="0AEF9743" w14:textId="487F0290" w:rsidR="005D5147" w:rsidRPr="001E7DF6" w:rsidRDefault="005D5147" w:rsidP="005D5147">
      <w:pPr>
        <w:ind w:firstLine="720"/>
        <w:rPr>
          <w:rFonts w:ascii="Times New Roman" w:hAnsi="Times New Roman" w:cs="Times New Roman"/>
        </w:rPr>
      </w:pPr>
      <w:r>
        <w:rPr>
          <w:rFonts w:ascii="Times New Roman" w:hAnsi="Times New Roman" w:cs="Times New Roman"/>
        </w:rPr>
        <w:t xml:space="preserve">Finally, we used the species distribution polygons, </w:t>
      </w:r>
      <w:r w:rsidR="00B22A40">
        <w:rPr>
          <w:rFonts w:ascii="Times New Roman" w:hAnsi="Times New Roman" w:cs="Times New Roman"/>
        </w:rPr>
        <w:t xml:space="preserve">Maxent </w:t>
      </w:r>
      <w:r>
        <w:rPr>
          <w:rFonts w:ascii="Times New Roman" w:hAnsi="Times New Roman" w:cs="Times New Roman"/>
        </w:rPr>
        <w:t>consensus models, and suitability projections to test whether species of each microhabitat type occupy ranges that are suitable for the other microhabitat type. This involved comparing the distributional range of one microhabitat type to projected suitability model of the other microhabitat type</w:t>
      </w:r>
      <w:r w:rsidR="00B22A40">
        <w:rPr>
          <w:rFonts w:ascii="Times New Roman" w:hAnsi="Times New Roman" w:cs="Times New Roman"/>
        </w:rPr>
        <w:t>, addressing whether climatic niche restricts microhabitat use</w:t>
      </w:r>
      <w:r>
        <w:rPr>
          <w:rFonts w:ascii="Times New Roman" w:hAnsi="Times New Roman" w:cs="Times New Roman"/>
        </w:rPr>
        <w:t xml:space="preserve">. We calculated reciprocal suitability scores for each microhabitat type by determining the percent of the microhabitat polygon that is suitable habitat for the other microhabitat type based on a suitability score of 0.5 or higher. These values are displayed as a percentage, with high values </w:t>
      </w:r>
      <w:r w:rsidR="00E005B8">
        <w:rPr>
          <w:rFonts w:ascii="Times New Roman" w:hAnsi="Times New Roman" w:cs="Times New Roman"/>
        </w:rPr>
        <w:t>indicating that</w:t>
      </w:r>
      <w:r>
        <w:rPr>
          <w:rFonts w:ascii="Times New Roman" w:hAnsi="Times New Roman" w:cs="Times New Roman"/>
        </w:rPr>
        <w:t xml:space="preserve"> </w:t>
      </w:r>
      <w:r w:rsidR="00E005B8">
        <w:rPr>
          <w:rFonts w:ascii="Times New Roman" w:hAnsi="Times New Roman" w:cs="Times New Roman"/>
        </w:rPr>
        <w:t>more</w:t>
      </w:r>
      <w:r>
        <w:rPr>
          <w:rFonts w:ascii="Times New Roman" w:hAnsi="Times New Roman" w:cs="Times New Roman"/>
        </w:rPr>
        <w:t xml:space="preserve"> of the microhabitat species’ range is suitable for the other microhabitat species’ use.</w:t>
      </w:r>
    </w:p>
    <w:p w14:paraId="248A984B" w14:textId="77777777" w:rsidR="005D5147" w:rsidRDefault="005D5147" w:rsidP="005D5147">
      <w:pPr>
        <w:rPr>
          <w:rFonts w:ascii="Times New Roman" w:hAnsi="Times New Roman" w:cs="Times New Roman"/>
          <w:b/>
        </w:rPr>
      </w:pPr>
    </w:p>
    <w:p w14:paraId="74014AE0" w14:textId="77777777" w:rsidR="005D5147" w:rsidRPr="001F7131" w:rsidRDefault="005D5147" w:rsidP="005D5147">
      <w:pPr>
        <w:rPr>
          <w:rFonts w:ascii="Times New Roman" w:hAnsi="Times New Roman" w:cs="Times New Roman"/>
          <w:b/>
        </w:rPr>
      </w:pPr>
      <w:r w:rsidRPr="001F7131">
        <w:rPr>
          <w:rFonts w:ascii="Times New Roman" w:hAnsi="Times New Roman" w:cs="Times New Roman"/>
          <w:b/>
        </w:rPr>
        <w:t>Results</w:t>
      </w:r>
    </w:p>
    <w:p w14:paraId="70A27BEE" w14:textId="77777777" w:rsidR="005D5147" w:rsidRPr="001F7131" w:rsidRDefault="005D5147" w:rsidP="005D5147">
      <w:pPr>
        <w:rPr>
          <w:rFonts w:ascii="Times New Roman" w:hAnsi="Times New Roman" w:cs="Times New Roman"/>
        </w:rPr>
      </w:pPr>
    </w:p>
    <w:p w14:paraId="24794822" w14:textId="5FC0535A" w:rsidR="005D5147" w:rsidRPr="001F7131" w:rsidRDefault="005D5147" w:rsidP="005D5147">
      <w:pPr>
        <w:rPr>
          <w:rFonts w:ascii="Times New Roman" w:hAnsi="Times New Roman" w:cs="Times New Roman"/>
        </w:rPr>
      </w:pPr>
      <w:r>
        <w:rPr>
          <w:rFonts w:ascii="Times New Roman" w:hAnsi="Times New Roman" w:cs="Times New Roman"/>
          <w:u w:val="single"/>
        </w:rPr>
        <w:t xml:space="preserve">Comparative Phylogenetic </w:t>
      </w:r>
      <w:r w:rsidR="00A7569F">
        <w:rPr>
          <w:rFonts w:ascii="Times New Roman" w:hAnsi="Times New Roman" w:cs="Times New Roman"/>
          <w:u w:val="single"/>
        </w:rPr>
        <w:t>Analyses</w:t>
      </w:r>
    </w:p>
    <w:p w14:paraId="5BD0FEC4" w14:textId="23205847" w:rsidR="005D5147" w:rsidRDefault="005D5147" w:rsidP="005D5147">
      <w:pPr>
        <w:ind w:firstLine="720"/>
        <w:rPr>
          <w:rFonts w:ascii="Times New Roman" w:hAnsi="Times New Roman" w:cs="Times New Roman"/>
        </w:rPr>
      </w:pPr>
      <w:r>
        <w:rPr>
          <w:rFonts w:ascii="Times New Roman" w:hAnsi="Times New Roman" w:cs="Times New Roman"/>
        </w:rPr>
        <w:t xml:space="preserve">As predicted, the </w:t>
      </w:r>
      <w:r w:rsidRPr="001F7131">
        <w:rPr>
          <w:rFonts w:ascii="Times New Roman" w:hAnsi="Times New Roman" w:cs="Times New Roman"/>
        </w:rPr>
        <w:t>phylogenetic ANOVA</w:t>
      </w:r>
      <w:r>
        <w:rPr>
          <w:rFonts w:ascii="Times New Roman" w:hAnsi="Times New Roman" w:cs="Times New Roman"/>
        </w:rPr>
        <w:t xml:space="preserve"> of all climate variables</w:t>
      </w:r>
      <w:r w:rsidRPr="001F7131">
        <w:rPr>
          <w:rFonts w:ascii="Times New Roman" w:hAnsi="Times New Roman" w:cs="Times New Roman"/>
        </w:rPr>
        <w:t xml:space="preserve"> revealed significant differences </w:t>
      </w:r>
      <w:r>
        <w:rPr>
          <w:rFonts w:ascii="Times New Roman" w:hAnsi="Times New Roman" w:cs="Times New Roman"/>
        </w:rPr>
        <w:t>across</w:t>
      </w:r>
      <w:r w:rsidRPr="001F7131">
        <w:rPr>
          <w:rFonts w:ascii="Times New Roman" w:hAnsi="Times New Roman" w:cs="Times New Roman"/>
        </w:rPr>
        <w:t xml:space="preserve"> microhabitat types (R</w:t>
      </w:r>
      <w:r w:rsidRPr="001F7131">
        <w:rPr>
          <w:rFonts w:ascii="Times New Roman" w:hAnsi="Times New Roman" w:cs="Times New Roman"/>
          <w:vertAlign w:val="superscript"/>
        </w:rPr>
        <w:t>2</w:t>
      </w:r>
      <w:r w:rsidRPr="001F7131">
        <w:rPr>
          <w:rFonts w:ascii="Times New Roman" w:hAnsi="Times New Roman" w:cs="Times New Roman"/>
        </w:rPr>
        <w:t xml:space="preserve"> = 0.043</w:t>
      </w:r>
      <w:r w:rsidR="00904640">
        <w:rPr>
          <w:rFonts w:ascii="Times New Roman" w:hAnsi="Times New Roman" w:cs="Times New Roman"/>
        </w:rPr>
        <w:t>7</w:t>
      </w:r>
      <w:r w:rsidRPr="001F7131">
        <w:rPr>
          <w:rFonts w:ascii="Times New Roman" w:hAnsi="Times New Roman" w:cs="Times New Roman"/>
        </w:rPr>
        <w:t xml:space="preserve">, F = </w:t>
      </w:r>
      <w:r w:rsidR="00904640" w:rsidRPr="00904640">
        <w:rPr>
          <w:rFonts w:ascii="Times New Roman" w:hAnsi="Times New Roman" w:cs="Times New Roman"/>
        </w:rPr>
        <w:t>2.710</w:t>
      </w:r>
      <w:r w:rsidRPr="001F7131">
        <w:rPr>
          <w:rFonts w:ascii="Times New Roman" w:hAnsi="Times New Roman" w:cs="Times New Roman"/>
        </w:rPr>
        <w:t xml:space="preserve">, Z = </w:t>
      </w:r>
      <w:r w:rsidR="00904640" w:rsidRPr="00904640">
        <w:rPr>
          <w:rFonts w:ascii="Times New Roman" w:hAnsi="Times New Roman" w:cs="Times New Roman"/>
        </w:rPr>
        <w:t>3.06</w:t>
      </w:r>
      <w:r w:rsidR="00904640">
        <w:rPr>
          <w:rFonts w:ascii="Times New Roman" w:hAnsi="Times New Roman" w:cs="Times New Roman"/>
        </w:rPr>
        <w:t>6</w:t>
      </w:r>
      <w:r w:rsidRPr="001F7131">
        <w:rPr>
          <w:rFonts w:ascii="Times New Roman" w:hAnsi="Times New Roman" w:cs="Times New Roman"/>
        </w:rPr>
        <w:t>, P = 0.003</w:t>
      </w:r>
      <w:r w:rsidR="00E005B8">
        <w:rPr>
          <w:rFonts w:ascii="Times New Roman" w:hAnsi="Times New Roman" w:cs="Times New Roman"/>
        </w:rPr>
        <w:t>; Figure 1</w:t>
      </w:r>
      <w:r w:rsidRPr="001F7131">
        <w:rPr>
          <w:rFonts w:ascii="Times New Roman" w:hAnsi="Times New Roman" w:cs="Times New Roman"/>
        </w:rPr>
        <w:t>)</w:t>
      </w:r>
      <w:r>
        <w:rPr>
          <w:rFonts w:ascii="Times New Roman" w:hAnsi="Times New Roman" w:cs="Times New Roman"/>
        </w:rPr>
        <w:t xml:space="preserve">, </w:t>
      </w:r>
      <w:r w:rsidR="00333A71">
        <w:rPr>
          <w:rFonts w:ascii="Times New Roman" w:hAnsi="Times New Roman" w:cs="Times New Roman"/>
        </w:rPr>
        <w:t xml:space="preserve">and </w:t>
      </w:r>
      <w:r>
        <w:rPr>
          <w:rFonts w:ascii="Times New Roman" w:hAnsi="Times New Roman" w:cs="Times New Roman"/>
        </w:rPr>
        <w:t xml:space="preserve">between </w:t>
      </w:r>
      <w:r w:rsidRPr="001F7131">
        <w:rPr>
          <w:rFonts w:ascii="Times New Roman" w:hAnsi="Times New Roman" w:cs="Times New Roman"/>
        </w:rPr>
        <w:t>arboreal and terrestrial species</w:t>
      </w:r>
      <w:r>
        <w:rPr>
          <w:rFonts w:ascii="Times New Roman" w:hAnsi="Times New Roman" w:cs="Times New Roman"/>
        </w:rPr>
        <w:t xml:space="preserve"> </w:t>
      </w:r>
      <w:r w:rsidRPr="001F7131">
        <w:rPr>
          <w:rFonts w:ascii="Times New Roman" w:hAnsi="Times New Roman" w:cs="Times New Roman"/>
        </w:rPr>
        <w:t>(</w:t>
      </w:r>
      <w:r w:rsidR="00226B79">
        <w:rPr>
          <w:rFonts w:ascii="Times New Roman" w:hAnsi="Times New Roman" w:cs="Times New Roman"/>
        </w:rPr>
        <w:t xml:space="preserve">pairwise comparison: </w:t>
      </w:r>
      <w:r w:rsidRPr="001F7131">
        <w:rPr>
          <w:rFonts w:ascii="Times New Roman" w:hAnsi="Times New Roman" w:cs="Times New Roman"/>
        </w:rPr>
        <w:t>Z = 5.</w:t>
      </w:r>
      <w:r w:rsidR="00904640">
        <w:rPr>
          <w:rFonts w:ascii="Times New Roman" w:hAnsi="Times New Roman" w:cs="Times New Roman"/>
        </w:rPr>
        <w:t>2252</w:t>
      </w:r>
      <w:r w:rsidRPr="001F7131">
        <w:rPr>
          <w:rFonts w:ascii="Times New Roman" w:hAnsi="Times New Roman" w:cs="Times New Roman"/>
        </w:rPr>
        <w:t>, p = 0.001).</w:t>
      </w:r>
      <w:r>
        <w:rPr>
          <w:rFonts w:ascii="Times New Roman" w:hAnsi="Times New Roman" w:cs="Times New Roman"/>
        </w:rPr>
        <w:t xml:space="preserve"> These results were consistent with the </w:t>
      </w:r>
      <w:r w:rsidR="00226B79">
        <w:rPr>
          <w:rFonts w:ascii="Times New Roman" w:hAnsi="Times New Roman" w:cs="Times New Roman"/>
        </w:rPr>
        <w:t>phylogenetic ANOVA testing</w:t>
      </w:r>
      <w:r>
        <w:rPr>
          <w:rFonts w:ascii="Times New Roman" w:hAnsi="Times New Roman" w:cs="Times New Roman"/>
        </w:rPr>
        <w:t xml:space="preserve"> the first two PC axes</w:t>
      </w:r>
      <w:r w:rsidR="00226B79">
        <w:rPr>
          <w:rFonts w:ascii="Times New Roman" w:hAnsi="Times New Roman" w:cs="Times New Roman"/>
        </w:rPr>
        <w:t xml:space="preserve"> against microhabitat (PC1: </w:t>
      </w:r>
      <w:r w:rsidR="00226B79" w:rsidRPr="001F7131">
        <w:rPr>
          <w:rFonts w:ascii="Times New Roman" w:hAnsi="Times New Roman" w:cs="Times New Roman"/>
        </w:rPr>
        <w:t xml:space="preserve">Z = </w:t>
      </w:r>
      <w:r w:rsidR="00226B79">
        <w:rPr>
          <w:rFonts w:ascii="Times New Roman" w:hAnsi="Times New Roman" w:cs="Times New Roman"/>
        </w:rPr>
        <w:t>5.592</w:t>
      </w:r>
      <w:r w:rsidR="00226B79" w:rsidRPr="001F7131">
        <w:rPr>
          <w:rFonts w:ascii="Times New Roman" w:hAnsi="Times New Roman" w:cs="Times New Roman"/>
        </w:rPr>
        <w:t>, p &lt; 0.0</w:t>
      </w:r>
      <w:r w:rsidR="00226B79">
        <w:rPr>
          <w:rFonts w:ascii="Times New Roman" w:hAnsi="Times New Roman" w:cs="Times New Roman"/>
        </w:rPr>
        <w:t>0</w:t>
      </w:r>
      <w:r w:rsidR="00226B79" w:rsidRPr="001F7131">
        <w:rPr>
          <w:rFonts w:ascii="Times New Roman" w:hAnsi="Times New Roman" w:cs="Times New Roman"/>
        </w:rPr>
        <w:t>1</w:t>
      </w:r>
      <w:r w:rsidR="00226B79">
        <w:rPr>
          <w:rFonts w:ascii="Times New Roman" w:hAnsi="Times New Roman" w:cs="Times New Roman"/>
        </w:rPr>
        <w:t xml:space="preserve">; PC2: </w:t>
      </w:r>
      <w:r w:rsidR="00226B79" w:rsidRPr="001F7131">
        <w:rPr>
          <w:rFonts w:ascii="Times New Roman" w:hAnsi="Times New Roman" w:cs="Times New Roman"/>
        </w:rPr>
        <w:t xml:space="preserve">Z = </w:t>
      </w:r>
      <w:r w:rsidR="00226B79">
        <w:rPr>
          <w:rFonts w:ascii="Times New Roman" w:hAnsi="Times New Roman" w:cs="Times New Roman"/>
        </w:rPr>
        <w:t>2.734</w:t>
      </w:r>
      <w:r w:rsidR="00226B79" w:rsidRPr="001F7131">
        <w:rPr>
          <w:rFonts w:ascii="Times New Roman" w:hAnsi="Times New Roman" w:cs="Times New Roman"/>
        </w:rPr>
        <w:t xml:space="preserve">, p </w:t>
      </w:r>
      <w:r w:rsidR="00226B79">
        <w:rPr>
          <w:rFonts w:ascii="Times New Roman" w:hAnsi="Times New Roman" w:cs="Times New Roman"/>
        </w:rPr>
        <w:t>=</w:t>
      </w:r>
      <w:r w:rsidR="00226B79" w:rsidRPr="001F7131">
        <w:rPr>
          <w:rFonts w:ascii="Times New Roman" w:hAnsi="Times New Roman" w:cs="Times New Roman"/>
        </w:rPr>
        <w:t xml:space="preserve"> 0.0</w:t>
      </w:r>
      <w:r w:rsidR="00226B79">
        <w:rPr>
          <w:rFonts w:ascii="Times New Roman" w:hAnsi="Times New Roman" w:cs="Times New Roman"/>
        </w:rPr>
        <w:t>11</w:t>
      </w:r>
      <w:r w:rsidR="0067231C">
        <w:rPr>
          <w:rFonts w:ascii="Times New Roman" w:hAnsi="Times New Roman" w:cs="Times New Roman"/>
        </w:rPr>
        <w:t>; Table 2, Figure S1</w:t>
      </w:r>
      <w:r w:rsidR="00226B79">
        <w:rPr>
          <w:rFonts w:ascii="Times New Roman" w:hAnsi="Times New Roman" w:cs="Times New Roman"/>
        </w:rPr>
        <w:t>)</w:t>
      </w:r>
      <w:r>
        <w:rPr>
          <w:rFonts w:ascii="Times New Roman" w:hAnsi="Times New Roman" w:cs="Times New Roman"/>
        </w:rPr>
        <w:t xml:space="preserve">, </w:t>
      </w:r>
      <w:r w:rsidR="00A7569F">
        <w:rPr>
          <w:rFonts w:ascii="Times New Roman" w:hAnsi="Times New Roman" w:cs="Times New Roman"/>
        </w:rPr>
        <w:t>though</w:t>
      </w:r>
      <w:r>
        <w:rPr>
          <w:rFonts w:ascii="Times New Roman" w:hAnsi="Times New Roman" w:cs="Times New Roman"/>
        </w:rPr>
        <w:t xml:space="preserve"> PC axes 3-5 </w:t>
      </w:r>
      <w:r w:rsidR="00226B79">
        <w:rPr>
          <w:rFonts w:ascii="Times New Roman" w:hAnsi="Times New Roman" w:cs="Times New Roman"/>
        </w:rPr>
        <w:t>did not show a significant difference between arboreal and terrestrial species across all classification scheme (but see PC3 results under lenient classification schemes</w:t>
      </w:r>
      <w:r w:rsidR="00E005B8">
        <w:rPr>
          <w:rFonts w:ascii="Times New Roman" w:hAnsi="Times New Roman" w:cs="Times New Roman"/>
        </w:rPr>
        <w:t>,</w:t>
      </w:r>
      <w:r w:rsidR="00226B79">
        <w:rPr>
          <w:rFonts w:ascii="Times New Roman" w:hAnsi="Times New Roman" w:cs="Times New Roman"/>
        </w:rPr>
        <w:t xml:space="preserve"> </w:t>
      </w:r>
      <w:r w:rsidR="0067231C">
        <w:rPr>
          <w:rFonts w:ascii="Times New Roman" w:hAnsi="Times New Roman" w:cs="Times New Roman"/>
        </w:rPr>
        <w:t xml:space="preserve">Table 2, </w:t>
      </w:r>
      <w:r w:rsidR="00226B79">
        <w:rPr>
          <w:rFonts w:ascii="Times New Roman" w:hAnsi="Times New Roman" w:cs="Times New Roman"/>
        </w:rPr>
        <w:t xml:space="preserve">Figure </w:t>
      </w:r>
      <w:r w:rsidR="0067231C">
        <w:rPr>
          <w:rFonts w:ascii="Times New Roman" w:hAnsi="Times New Roman" w:cs="Times New Roman"/>
        </w:rPr>
        <w:t>S1</w:t>
      </w:r>
      <w:r w:rsidR="00226B79">
        <w:rPr>
          <w:rFonts w:ascii="Times New Roman" w:hAnsi="Times New Roman" w:cs="Times New Roman"/>
        </w:rPr>
        <w:t xml:space="preserve">). PC1 was most heavily driven by </w:t>
      </w:r>
      <w:r w:rsidR="00904640">
        <w:rPr>
          <w:rFonts w:ascii="Times New Roman" w:hAnsi="Times New Roman" w:cs="Times New Roman"/>
        </w:rPr>
        <w:t>BIO1, BIO6, BIO12, and BIO16</w:t>
      </w:r>
      <w:r>
        <w:rPr>
          <w:rFonts w:ascii="Times New Roman" w:hAnsi="Times New Roman" w:cs="Times New Roman"/>
        </w:rPr>
        <w:t xml:space="preserve"> (3</w:t>
      </w:r>
      <w:r w:rsidR="00904640">
        <w:rPr>
          <w:rFonts w:ascii="Times New Roman" w:hAnsi="Times New Roman" w:cs="Times New Roman"/>
        </w:rPr>
        <w:t>1</w:t>
      </w:r>
      <w:r>
        <w:rPr>
          <w:rFonts w:ascii="Times New Roman" w:hAnsi="Times New Roman" w:cs="Times New Roman"/>
        </w:rPr>
        <w:t>.</w:t>
      </w:r>
      <w:r w:rsidR="00904640">
        <w:rPr>
          <w:rFonts w:ascii="Times New Roman" w:hAnsi="Times New Roman" w:cs="Times New Roman"/>
        </w:rPr>
        <w:t>05</w:t>
      </w:r>
      <w:r>
        <w:rPr>
          <w:rFonts w:ascii="Times New Roman" w:hAnsi="Times New Roman" w:cs="Times New Roman"/>
        </w:rPr>
        <w:t>% of total variation</w:t>
      </w:r>
      <w:r w:rsidR="00226B79">
        <w:rPr>
          <w:rFonts w:ascii="Times New Roman" w:hAnsi="Times New Roman" w:cs="Times New Roman"/>
        </w:rPr>
        <w:t>, all loading positively</w:t>
      </w:r>
      <w:r w:rsidR="0067231C">
        <w:rPr>
          <w:rFonts w:ascii="Times New Roman" w:hAnsi="Times New Roman" w:cs="Times New Roman"/>
        </w:rPr>
        <w:t>; Table 2</w:t>
      </w:r>
      <w:r>
        <w:rPr>
          <w:rFonts w:ascii="Times New Roman" w:hAnsi="Times New Roman" w:cs="Times New Roman"/>
        </w:rPr>
        <w:t>)</w:t>
      </w:r>
      <w:r w:rsidR="00A7569F">
        <w:rPr>
          <w:rFonts w:ascii="Times New Roman" w:hAnsi="Times New Roman" w:cs="Times New Roman"/>
        </w:rPr>
        <w:t>, implying that</w:t>
      </w:r>
      <w:r w:rsidR="00E005B8">
        <w:rPr>
          <w:rFonts w:ascii="Times New Roman" w:hAnsi="Times New Roman" w:cs="Times New Roman"/>
        </w:rPr>
        <w:t xml:space="preserve"> </w:t>
      </w:r>
      <w:r w:rsidR="00FB6703">
        <w:rPr>
          <w:rFonts w:ascii="Times New Roman" w:hAnsi="Times New Roman" w:cs="Times New Roman"/>
        </w:rPr>
        <w:t xml:space="preserve">high </w:t>
      </w:r>
      <w:r w:rsidR="00E005B8">
        <w:rPr>
          <w:rFonts w:ascii="Times New Roman" w:hAnsi="Times New Roman" w:cs="Times New Roman"/>
        </w:rPr>
        <w:t xml:space="preserve">PC1 </w:t>
      </w:r>
      <w:r w:rsidR="00FB6703">
        <w:rPr>
          <w:rFonts w:ascii="Times New Roman" w:hAnsi="Times New Roman" w:cs="Times New Roman"/>
        </w:rPr>
        <w:t>values</w:t>
      </w:r>
      <w:r w:rsidR="00E005B8">
        <w:rPr>
          <w:rFonts w:ascii="Times New Roman" w:hAnsi="Times New Roman" w:cs="Times New Roman"/>
        </w:rPr>
        <w:t xml:space="preserve"> </w:t>
      </w:r>
      <w:r w:rsidR="00FB6703">
        <w:rPr>
          <w:rFonts w:ascii="Times New Roman" w:hAnsi="Times New Roman" w:cs="Times New Roman"/>
        </w:rPr>
        <w:t>represent climates with mild winters and extreme wet seasons</w:t>
      </w:r>
      <w:r w:rsidR="00A7569F">
        <w:rPr>
          <w:rFonts w:ascii="Times New Roman" w:hAnsi="Times New Roman" w:cs="Times New Roman"/>
        </w:rPr>
        <w:t>.</w:t>
      </w:r>
      <w:r>
        <w:rPr>
          <w:rFonts w:ascii="Times New Roman" w:hAnsi="Times New Roman" w:cs="Times New Roman"/>
        </w:rPr>
        <w:t xml:space="preserve"> PC2 </w:t>
      </w:r>
      <w:r w:rsidR="00FB6703">
        <w:rPr>
          <w:rFonts w:ascii="Times New Roman" w:hAnsi="Times New Roman" w:cs="Times New Roman"/>
        </w:rPr>
        <w:t>was driven by</w:t>
      </w:r>
      <w:r w:rsidR="00226B79">
        <w:rPr>
          <w:rFonts w:ascii="Times New Roman" w:hAnsi="Times New Roman" w:cs="Times New Roman"/>
        </w:rPr>
        <w:t xml:space="preserve"> BIO5 and </w:t>
      </w:r>
      <w:proofErr w:type="spellStart"/>
      <w:r w:rsidR="00226B79">
        <w:rPr>
          <w:rFonts w:ascii="Times New Roman" w:hAnsi="Times New Roman" w:cs="Times New Roman"/>
        </w:rPr>
        <w:t>Elev</w:t>
      </w:r>
      <w:proofErr w:type="spellEnd"/>
      <w:r w:rsidR="00226B79">
        <w:rPr>
          <w:rFonts w:ascii="Times New Roman" w:hAnsi="Times New Roman" w:cs="Times New Roman"/>
        </w:rPr>
        <w:t xml:space="preserve"> </w:t>
      </w:r>
      <w:r>
        <w:rPr>
          <w:rFonts w:ascii="Times New Roman" w:hAnsi="Times New Roman" w:cs="Times New Roman"/>
        </w:rPr>
        <w:t>(</w:t>
      </w:r>
      <w:r w:rsidR="00904640">
        <w:rPr>
          <w:rFonts w:ascii="Times New Roman" w:hAnsi="Times New Roman" w:cs="Times New Roman"/>
        </w:rPr>
        <w:t>19.07</w:t>
      </w:r>
      <w:r>
        <w:rPr>
          <w:rFonts w:ascii="Times New Roman" w:hAnsi="Times New Roman" w:cs="Times New Roman"/>
        </w:rPr>
        <w:t>% total variation</w:t>
      </w:r>
      <w:r w:rsidR="00226B79">
        <w:rPr>
          <w:rFonts w:ascii="Times New Roman" w:hAnsi="Times New Roman" w:cs="Times New Roman"/>
        </w:rPr>
        <w:t xml:space="preserve">, BIO5 loaded negatively and </w:t>
      </w:r>
      <w:proofErr w:type="spellStart"/>
      <w:r w:rsidR="00226B79">
        <w:rPr>
          <w:rFonts w:ascii="Times New Roman" w:hAnsi="Times New Roman" w:cs="Times New Roman"/>
        </w:rPr>
        <w:t>Elev</w:t>
      </w:r>
      <w:proofErr w:type="spellEnd"/>
      <w:r w:rsidR="00226B79">
        <w:rPr>
          <w:rFonts w:ascii="Times New Roman" w:hAnsi="Times New Roman" w:cs="Times New Roman"/>
        </w:rPr>
        <w:t xml:space="preserve"> loaded positively</w:t>
      </w:r>
      <w:r>
        <w:rPr>
          <w:rFonts w:ascii="Times New Roman" w:hAnsi="Times New Roman" w:cs="Times New Roman"/>
        </w:rPr>
        <w:t>; Table 2)</w:t>
      </w:r>
      <w:r w:rsidR="00FB6703">
        <w:rPr>
          <w:rFonts w:ascii="Times New Roman" w:hAnsi="Times New Roman" w:cs="Times New Roman"/>
        </w:rPr>
        <w:t xml:space="preserve"> such that high values of PC2 represent mountain tops where temperatures do not rise dramatically during summer months</w:t>
      </w:r>
      <w:r>
        <w:rPr>
          <w:rFonts w:ascii="Times New Roman" w:hAnsi="Times New Roman" w:cs="Times New Roman"/>
        </w:rPr>
        <w:t xml:space="preserve">. Analyses of individual climatic variables revealed significant differences between arboreal and terrestrial species distributions for all temperature variables (BIO1, BIO5, BIO6; Z &gt; 4.079, p &lt; 0.002), annual precipitation (BIO12; Z = 3.359, p = 0.006), precipitation of the wettest quarter (BIO16; Z = 4.336, p = 0.002), annual PET (Z = 3.462, p = 0.002), and elevation (Z = 5.645, p = 0.001; </w:t>
      </w:r>
      <w:r w:rsidR="006E2806">
        <w:rPr>
          <w:rFonts w:ascii="Times New Roman" w:hAnsi="Times New Roman" w:cs="Times New Roman"/>
        </w:rPr>
        <w:t xml:space="preserve">Figure 2, </w:t>
      </w:r>
      <w:r>
        <w:rPr>
          <w:rFonts w:ascii="Times New Roman" w:hAnsi="Times New Roman" w:cs="Times New Roman"/>
        </w:rPr>
        <w:t xml:space="preserve">Table S1). </w:t>
      </w:r>
      <w:r w:rsidR="00E722BE">
        <w:rPr>
          <w:rFonts w:ascii="Times New Roman" w:hAnsi="Times New Roman" w:cs="Times New Roman"/>
        </w:rPr>
        <w:t xml:space="preserve">Some exceptions to </w:t>
      </w:r>
      <w:proofErr w:type="gramStart"/>
      <w:r w:rsidR="00E722BE">
        <w:rPr>
          <w:rFonts w:ascii="Times New Roman" w:hAnsi="Times New Roman" w:cs="Times New Roman"/>
        </w:rPr>
        <w:t>these result</w:t>
      </w:r>
      <w:proofErr w:type="gramEnd"/>
      <w:r w:rsidR="00E722BE">
        <w:rPr>
          <w:rFonts w:ascii="Times New Roman" w:hAnsi="Times New Roman" w:cs="Times New Roman"/>
        </w:rPr>
        <w:t xml:space="preserve"> come from the classification scheme 6-McL (Figure S1), where species are designated as arboreal if they have been observed </w:t>
      </w:r>
      <w:r w:rsidR="00E722BE">
        <w:rPr>
          <w:rFonts w:ascii="Times New Roman" w:hAnsi="Times New Roman" w:cs="Times New Roman"/>
          <w:i/>
        </w:rPr>
        <w:t>facultatively</w:t>
      </w:r>
      <w:r w:rsidR="00E722BE">
        <w:rPr>
          <w:rFonts w:ascii="Times New Roman" w:hAnsi="Times New Roman" w:cs="Times New Roman"/>
        </w:rPr>
        <w:t xml:space="preserve"> utilizing tree trunks and canopies (see McEntire 2016).</w:t>
      </w:r>
    </w:p>
    <w:p w14:paraId="7BCA8ACD" w14:textId="77777777" w:rsidR="005D5147" w:rsidRDefault="005D5147" w:rsidP="005D5147">
      <w:pPr>
        <w:ind w:firstLine="720"/>
        <w:rPr>
          <w:rFonts w:ascii="Times New Roman" w:hAnsi="Times New Roman" w:cs="Times New Roman"/>
        </w:rPr>
      </w:pPr>
    </w:p>
    <w:p w14:paraId="243BE65E" w14:textId="77777777" w:rsidR="005D5147" w:rsidRDefault="005D5147" w:rsidP="005D5147">
      <w:pPr>
        <w:ind w:firstLine="720"/>
        <w:rPr>
          <w:rFonts w:ascii="Times New Roman" w:hAnsi="Times New Roman" w:cs="Times New Roman"/>
        </w:rPr>
      </w:pPr>
    </w:p>
    <w:p w14:paraId="29015C6C" w14:textId="77777777" w:rsidR="005D5147" w:rsidRDefault="005D5147" w:rsidP="005D5147">
      <w:pPr>
        <w:rPr>
          <w:rFonts w:ascii="Times New Roman" w:hAnsi="Times New Roman" w:cs="Times New Roman"/>
        </w:rPr>
      </w:pPr>
      <w:r>
        <w:rPr>
          <w:rFonts w:ascii="Times New Roman" w:hAnsi="Times New Roman" w:cs="Times New Roman"/>
          <w:noProof/>
        </w:rPr>
        <w:lastRenderedPageBreak/>
        <w:drawing>
          <wp:inline distT="0" distB="0" distL="0" distR="0" wp14:anchorId="5294C5B8" wp14:editId="3071F465">
            <wp:extent cx="5772150" cy="2952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matePCA.Strict.1vs2.pdf"/>
                    <pic:cNvPicPr/>
                  </pic:nvPicPr>
                  <pic:blipFill rotWithShape="1">
                    <a:blip r:embed="rId9">
                      <a:extLst>
                        <a:ext uri="{28A0092B-C50C-407E-A947-70E740481C1C}">
                          <a14:useLocalDpi xmlns:a14="http://schemas.microsoft.com/office/drawing/2010/main" val="0"/>
                        </a:ext>
                      </a:extLst>
                    </a:blip>
                    <a:srcRect l="2884" t="5481" b="5096"/>
                    <a:stretch/>
                  </pic:blipFill>
                  <pic:spPr bwMode="auto">
                    <a:xfrm>
                      <a:off x="0" y="0"/>
                      <a:ext cx="5772150" cy="2952750"/>
                    </a:xfrm>
                    <a:prstGeom prst="rect">
                      <a:avLst/>
                    </a:prstGeom>
                    <a:ln>
                      <a:noFill/>
                    </a:ln>
                    <a:extLst>
                      <a:ext uri="{53640926-AAD7-44D8-BBD7-CCE9431645EC}">
                        <a14:shadowObscured xmlns:a14="http://schemas.microsoft.com/office/drawing/2010/main"/>
                      </a:ext>
                    </a:extLst>
                  </pic:spPr>
                </pic:pic>
              </a:graphicData>
            </a:graphic>
          </wp:inline>
        </w:drawing>
      </w:r>
    </w:p>
    <w:p w14:paraId="34435E85" w14:textId="7CF665EB" w:rsidR="005D5147" w:rsidRDefault="005D5147" w:rsidP="005D5147">
      <w:pPr>
        <w:rPr>
          <w:rFonts w:ascii="Times New Roman" w:hAnsi="Times New Roman" w:cs="Times New Roman"/>
        </w:rPr>
      </w:pPr>
      <w:r>
        <w:rPr>
          <w:rFonts w:ascii="Times New Roman" w:hAnsi="Times New Roman" w:cs="Times New Roman"/>
        </w:rPr>
        <w:t xml:space="preserve">Figure 1. PCA of climate variables colored by microhabitat type. Small points indicate species means, and larger points indicate microhabitat-wide means with 95% confidence interval ellipses. Arboreal species (green) </w:t>
      </w:r>
      <w:r w:rsidR="003D6BEA">
        <w:rPr>
          <w:rFonts w:ascii="Times New Roman" w:hAnsi="Times New Roman" w:cs="Times New Roman"/>
        </w:rPr>
        <w:t>significantly</w:t>
      </w:r>
      <w:r>
        <w:rPr>
          <w:rFonts w:ascii="Times New Roman" w:hAnsi="Times New Roman" w:cs="Times New Roman"/>
        </w:rPr>
        <w:t xml:space="preserve"> differ from terrestrial species (black) as the </w:t>
      </w:r>
      <w:r w:rsidR="003D6BEA">
        <w:rPr>
          <w:rFonts w:ascii="Times New Roman" w:hAnsi="Times New Roman" w:cs="Times New Roman"/>
        </w:rPr>
        <w:t>confidence interval</w:t>
      </w:r>
      <w:r>
        <w:rPr>
          <w:rFonts w:ascii="Times New Roman" w:hAnsi="Times New Roman" w:cs="Times New Roman"/>
        </w:rPr>
        <w:t xml:space="preserve"> ellipses show no overlap. </w:t>
      </w:r>
    </w:p>
    <w:p w14:paraId="3C04390E" w14:textId="77777777" w:rsidR="00FD1582" w:rsidRDefault="00FD1582" w:rsidP="005D5147">
      <w:pPr>
        <w:rPr>
          <w:rFonts w:ascii="Times New Roman" w:hAnsi="Times New Roman" w:cs="Times New Roman"/>
        </w:rPr>
      </w:pPr>
    </w:p>
    <w:p w14:paraId="10E40FF1" w14:textId="61736D0E" w:rsidR="005D5147" w:rsidRDefault="005D5147" w:rsidP="005D5147">
      <w:pPr>
        <w:rPr>
          <w:rFonts w:ascii="Times New Roman" w:hAnsi="Times New Roman" w:cs="Times New Roman"/>
        </w:rPr>
      </w:pPr>
      <w:r>
        <w:rPr>
          <w:rFonts w:ascii="Times New Roman" w:hAnsi="Times New Roman" w:cs="Times New Roman"/>
        </w:rPr>
        <w:t xml:space="preserve">Table 2. </w:t>
      </w:r>
      <w:r w:rsidR="006E2806">
        <w:rPr>
          <w:rFonts w:ascii="Times New Roman" w:hAnsi="Times New Roman" w:cs="Times New Roman"/>
        </w:rPr>
        <w:t>Variable l</w:t>
      </w:r>
      <w:r>
        <w:rPr>
          <w:rFonts w:ascii="Times New Roman" w:hAnsi="Times New Roman" w:cs="Times New Roman"/>
        </w:rPr>
        <w:t xml:space="preserve">oadings of first five </w:t>
      </w:r>
      <w:r w:rsidR="006E2806">
        <w:rPr>
          <w:rFonts w:ascii="Times New Roman" w:hAnsi="Times New Roman" w:cs="Times New Roman"/>
        </w:rPr>
        <w:t xml:space="preserve">PC </w:t>
      </w:r>
      <w:r>
        <w:rPr>
          <w:rFonts w:ascii="Times New Roman" w:hAnsi="Times New Roman" w:cs="Times New Roman"/>
        </w:rPr>
        <w:t>axes. The top variable loadings for each axis are bolded.</w:t>
      </w:r>
      <w:r w:rsidR="006E2806">
        <w:rPr>
          <w:rFonts w:ascii="Times New Roman" w:hAnsi="Times New Roman" w:cs="Times New Roman"/>
        </w:rPr>
        <w:t xml:space="preserve"> Also included are the results from the phylogenetic ANOVAs testing each PC axis against microhabitat type. PC1 and PC2 are significant after adjusting the alphas using sequential Bonferroni.</w:t>
      </w:r>
    </w:p>
    <w:p w14:paraId="18444E25" w14:textId="77777777" w:rsidR="005D5147" w:rsidRDefault="005D5147" w:rsidP="005D5147">
      <w:pPr>
        <w:rPr>
          <w:rFonts w:ascii="Times New Roman" w:hAnsi="Times New Roman" w:cs="Times New Roman"/>
        </w:rPr>
      </w:pPr>
    </w:p>
    <w:tbl>
      <w:tblPr>
        <w:tblStyle w:val="PlainTable5"/>
        <w:tblW w:w="0" w:type="auto"/>
        <w:tblLook w:val="04A0" w:firstRow="1" w:lastRow="0" w:firstColumn="1" w:lastColumn="0" w:noHBand="0" w:noVBand="1"/>
      </w:tblPr>
      <w:tblGrid>
        <w:gridCol w:w="900"/>
        <w:gridCol w:w="540"/>
        <w:gridCol w:w="630"/>
        <w:gridCol w:w="810"/>
        <w:gridCol w:w="810"/>
        <w:gridCol w:w="810"/>
        <w:gridCol w:w="731"/>
        <w:gridCol w:w="799"/>
      </w:tblGrid>
      <w:tr w:rsidR="005D5147" w:rsidRPr="00281DDB" w14:paraId="22CBA389" w14:textId="77777777" w:rsidTr="00A87598">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1440" w:type="dxa"/>
            <w:gridSpan w:val="2"/>
            <w:vAlign w:val="bottom"/>
            <w:hideMark/>
          </w:tcPr>
          <w:p w14:paraId="0F76A0C2" w14:textId="77777777" w:rsidR="005D5147" w:rsidRPr="00281DDB" w:rsidRDefault="005D5147" w:rsidP="00904640">
            <w:pPr>
              <w:tabs>
                <w:tab w:val="left" w:pos="0"/>
              </w:tabs>
              <w:rPr>
                <w:rFonts w:ascii="Helvetica" w:eastAsia="Times New Roman" w:hAnsi="Helvetica" w:cs="Times New Roman"/>
                <w:sz w:val="18"/>
                <w:szCs w:val="18"/>
              </w:rPr>
            </w:pPr>
            <w:r w:rsidRPr="002D2382">
              <w:rPr>
                <w:rFonts w:ascii="Helvetica Neue" w:eastAsia="Times New Roman" w:hAnsi="Helvetica Neue" w:cs="Times New Roman"/>
                <w:b/>
                <w:bCs/>
                <w:color w:val="000000"/>
                <w:sz w:val="15"/>
                <w:szCs w:val="15"/>
              </w:rPr>
              <w:t>Variable</w:t>
            </w:r>
          </w:p>
        </w:tc>
        <w:tc>
          <w:tcPr>
            <w:tcW w:w="630" w:type="dxa"/>
            <w:vAlign w:val="bottom"/>
          </w:tcPr>
          <w:p w14:paraId="5501F89C" w14:textId="77777777" w:rsidR="005D5147" w:rsidRPr="00281DDB" w:rsidRDefault="005D5147" w:rsidP="00904640">
            <w:pPr>
              <w:tabs>
                <w:tab w:val="left" w:pos="0"/>
              </w:tabs>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bCs/>
                <w:color w:val="000000"/>
                <w:sz w:val="15"/>
                <w:szCs w:val="15"/>
              </w:rPr>
            </w:pPr>
            <w:r>
              <w:rPr>
                <w:rFonts w:ascii="Helvetica Neue" w:eastAsia="Times New Roman" w:hAnsi="Helvetica Neue" w:cs="Times New Roman"/>
                <w:b/>
                <w:bCs/>
                <w:color w:val="000000"/>
                <w:sz w:val="15"/>
                <w:szCs w:val="15"/>
              </w:rPr>
              <w:t>Value</w:t>
            </w:r>
          </w:p>
        </w:tc>
        <w:tc>
          <w:tcPr>
            <w:tcW w:w="810" w:type="dxa"/>
            <w:vAlign w:val="bottom"/>
            <w:hideMark/>
          </w:tcPr>
          <w:p w14:paraId="47AB531C" w14:textId="77777777" w:rsidR="005D5147" w:rsidRPr="00281DDB" w:rsidRDefault="005D5147" w:rsidP="00904640">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PC1</w:t>
            </w:r>
          </w:p>
        </w:tc>
        <w:tc>
          <w:tcPr>
            <w:tcW w:w="810" w:type="dxa"/>
            <w:vAlign w:val="bottom"/>
            <w:hideMark/>
          </w:tcPr>
          <w:p w14:paraId="12A03C3B" w14:textId="77777777" w:rsidR="005D5147" w:rsidRPr="00281DDB" w:rsidRDefault="005D5147" w:rsidP="00904640">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PC2</w:t>
            </w:r>
          </w:p>
        </w:tc>
        <w:tc>
          <w:tcPr>
            <w:tcW w:w="810" w:type="dxa"/>
            <w:vAlign w:val="bottom"/>
            <w:hideMark/>
          </w:tcPr>
          <w:p w14:paraId="28335BDB" w14:textId="77777777" w:rsidR="005D5147" w:rsidRPr="00281DDB" w:rsidRDefault="005D5147" w:rsidP="00904640">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PC3</w:t>
            </w:r>
          </w:p>
        </w:tc>
        <w:tc>
          <w:tcPr>
            <w:tcW w:w="731" w:type="dxa"/>
            <w:vAlign w:val="bottom"/>
            <w:hideMark/>
          </w:tcPr>
          <w:p w14:paraId="5557B1C8" w14:textId="77777777" w:rsidR="005D5147" w:rsidRPr="00281DDB" w:rsidRDefault="005D5147" w:rsidP="0090464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PC4</w:t>
            </w:r>
          </w:p>
        </w:tc>
        <w:tc>
          <w:tcPr>
            <w:tcW w:w="799" w:type="dxa"/>
            <w:vAlign w:val="bottom"/>
            <w:hideMark/>
          </w:tcPr>
          <w:p w14:paraId="204C1B9A" w14:textId="77777777" w:rsidR="005D5147" w:rsidRPr="00281DDB" w:rsidRDefault="005D5147" w:rsidP="0090464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PC5</w:t>
            </w:r>
          </w:p>
        </w:tc>
      </w:tr>
      <w:tr w:rsidR="00FD1582" w:rsidRPr="00281DDB" w14:paraId="1E0C94F8"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794D8845"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Temperature (BIO1)</w:t>
            </w:r>
          </w:p>
        </w:tc>
        <w:tc>
          <w:tcPr>
            <w:tcW w:w="630" w:type="dxa"/>
            <w:tcBorders>
              <w:top w:val="single" w:sz="4" w:space="0" w:color="auto"/>
            </w:tcBorders>
          </w:tcPr>
          <w:p w14:paraId="2E71C68A"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5DDA5F31" w14:textId="6566AA8B"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0.156</w:t>
            </w:r>
          </w:p>
        </w:tc>
        <w:tc>
          <w:tcPr>
            <w:tcW w:w="810" w:type="dxa"/>
            <w:tcBorders>
              <w:top w:val="single" w:sz="4" w:space="0" w:color="auto"/>
            </w:tcBorders>
            <w:hideMark/>
          </w:tcPr>
          <w:p w14:paraId="1D82CA72" w14:textId="38833FA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-0.149</w:t>
            </w:r>
          </w:p>
        </w:tc>
        <w:tc>
          <w:tcPr>
            <w:tcW w:w="810" w:type="dxa"/>
            <w:tcBorders>
              <w:top w:val="single" w:sz="4" w:space="0" w:color="auto"/>
            </w:tcBorders>
            <w:hideMark/>
          </w:tcPr>
          <w:p w14:paraId="3D9D439E" w14:textId="73FBD7A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0.053</w:t>
            </w:r>
          </w:p>
        </w:tc>
        <w:tc>
          <w:tcPr>
            <w:tcW w:w="731" w:type="dxa"/>
            <w:tcBorders>
              <w:top w:val="single" w:sz="4" w:space="0" w:color="auto"/>
            </w:tcBorders>
            <w:hideMark/>
          </w:tcPr>
          <w:p w14:paraId="5537D3D2" w14:textId="223761C1"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-0.109</w:t>
            </w:r>
          </w:p>
        </w:tc>
        <w:tc>
          <w:tcPr>
            <w:tcW w:w="799" w:type="dxa"/>
            <w:tcBorders>
              <w:top w:val="single" w:sz="4" w:space="0" w:color="auto"/>
            </w:tcBorders>
            <w:hideMark/>
          </w:tcPr>
          <w:p w14:paraId="59C60DCF" w14:textId="4869E23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0.169</w:t>
            </w:r>
          </w:p>
        </w:tc>
      </w:tr>
      <w:tr w:rsidR="00FD1582" w:rsidRPr="00281DDB" w14:paraId="1ED80501"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3BBAE9B" w14:textId="77777777" w:rsidR="00FD1582" w:rsidRPr="00281DDB" w:rsidRDefault="00FD1582" w:rsidP="00FD1582">
            <w:pPr>
              <w:rPr>
                <w:rFonts w:ascii="Times New Roman" w:eastAsia="Times New Roman" w:hAnsi="Times New Roman" w:cs="Times New Roman"/>
              </w:rPr>
            </w:pPr>
          </w:p>
        </w:tc>
        <w:tc>
          <w:tcPr>
            <w:tcW w:w="630" w:type="dxa"/>
          </w:tcPr>
          <w:p w14:paraId="32265936"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04392B7C" w14:textId="29A61EF5"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810" w:type="dxa"/>
            <w:hideMark/>
          </w:tcPr>
          <w:p w14:paraId="2045F6BC" w14:textId="0E6D4D5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-0.147</w:t>
            </w:r>
          </w:p>
        </w:tc>
        <w:tc>
          <w:tcPr>
            <w:tcW w:w="810" w:type="dxa"/>
            <w:hideMark/>
          </w:tcPr>
          <w:p w14:paraId="37175719" w14:textId="152ECCF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0.041</w:t>
            </w:r>
          </w:p>
        </w:tc>
        <w:tc>
          <w:tcPr>
            <w:tcW w:w="731" w:type="dxa"/>
            <w:hideMark/>
          </w:tcPr>
          <w:p w14:paraId="15753AE4" w14:textId="01DA5B4D"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799" w:type="dxa"/>
            <w:hideMark/>
          </w:tcPr>
          <w:p w14:paraId="4D610A61" w14:textId="03BACAA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0.035</w:t>
            </w:r>
          </w:p>
        </w:tc>
      </w:tr>
      <w:tr w:rsidR="00FD1582" w:rsidRPr="00281DDB" w14:paraId="2FC5F035"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044C211" w14:textId="77777777" w:rsidR="00FD1582" w:rsidRPr="00281DDB" w:rsidRDefault="00FD1582" w:rsidP="00FD1582">
            <w:pPr>
              <w:rPr>
                <w:rFonts w:ascii="Times New Roman" w:eastAsia="Times New Roman" w:hAnsi="Times New Roman" w:cs="Times New Roman"/>
              </w:rPr>
            </w:pPr>
          </w:p>
        </w:tc>
        <w:tc>
          <w:tcPr>
            <w:tcW w:w="630" w:type="dxa"/>
          </w:tcPr>
          <w:p w14:paraId="48D5E3B0"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508CA4CA" w14:textId="284B1D93"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0.198</w:t>
            </w:r>
          </w:p>
        </w:tc>
        <w:tc>
          <w:tcPr>
            <w:tcW w:w="810" w:type="dxa"/>
            <w:hideMark/>
          </w:tcPr>
          <w:p w14:paraId="3E9AA8A8" w14:textId="5940BB1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-0.139</w:t>
            </w:r>
          </w:p>
        </w:tc>
        <w:tc>
          <w:tcPr>
            <w:tcW w:w="810" w:type="dxa"/>
            <w:hideMark/>
          </w:tcPr>
          <w:p w14:paraId="4E45159D" w14:textId="58842F4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0.043</w:t>
            </w:r>
          </w:p>
        </w:tc>
        <w:tc>
          <w:tcPr>
            <w:tcW w:w="731" w:type="dxa"/>
            <w:hideMark/>
          </w:tcPr>
          <w:p w14:paraId="4B5B070B" w14:textId="43F4BF78"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0.024</w:t>
            </w:r>
          </w:p>
        </w:tc>
        <w:tc>
          <w:tcPr>
            <w:tcW w:w="799" w:type="dxa"/>
            <w:hideMark/>
          </w:tcPr>
          <w:p w14:paraId="7E2A171F" w14:textId="172CDFB7"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-0.009</w:t>
            </w:r>
          </w:p>
        </w:tc>
      </w:tr>
      <w:tr w:rsidR="00FD1582" w:rsidRPr="00281DDB" w14:paraId="0BB506FC"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79CE31D" w14:textId="77777777" w:rsidR="00FD1582" w:rsidRPr="00281DDB" w:rsidRDefault="00FD1582" w:rsidP="00FD1582">
            <w:pPr>
              <w:rPr>
                <w:rFonts w:ascii="Times New Roman" w:eastAsia="Times New Roman" w:hAnsi="Times New Roman" w:cs="Times New Roman"/>
              </w:rPr>
            </w:pPr>
          </w:p>
        </w:tc>
        <w:tc>
          <w:tcPr>
            <w:tcW w:w="630" w:type="dxa"/>
          </w:tcPr>
          <w:p w14:paraId="38C1C2C7"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7C5A0DB4" w14:textId="1FFDD108"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0.199</w:t>
            </w:r>
          </w:p>
        </w:tc>
        <w:tc>
          <w:tcPr>
            <w:tcW w:w="810" w:type="dxa"/>
            <w:hideMark/>
          </w:tcPr>
          <w:p w14:paraId="25CCA230" w14:textId="75208BE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-0.124</w:t>
            </w:r>
          </w:p>
        </w:tc>
        <w:tc>
          <w:tcPr>
            <w:tcW w:w="810" w:type="dxa"/>
            <w:hideMark/>
          </w:tcPr>
          <w:p w14:paraId="3676BF37" w14:textId="15BA3B36"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0.042</w:t>
            </w:r>
          </w:p>
        </w:tc>
        <w:tc>
          <w:tcPr>
            <w:tcW w:w="731" w:type="dxa"/>
            <w:hideMark/>
          </w:tcPr>
          <w:p w14:paraId="0492682B" w14:textId="182E8BEA"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0.057</w:t>
            </w:r>
          </w:p>
        </w:tc>
        <w:tc>
          <w:tcPr>
            <w:tcW w:w="799" w:type="dxa"/>
            <w:hideMark/>
          </w:tcPr>
          <w:p w14:paraId="7FB2DC29" w14:textId="200985BD"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-0.059</w:t>
            </w:r>
          </w:p>
        </w:tc>
      </w:tr>
      <w:tr w:rsidR="00FD1582" w:rsidRPr="00281DDB" w14:paraId="31112E2F"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3AD9AF37"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4C239743"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0C6ECDB8" w14:textId="7D420072"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0.177</w:t>
            </w:r>
          </w:p>
        </w:tc>
        <w:tc>
          <w:tcPr>
            <w:tcW w:w="810" w:type="dxa"/>
            <w:tcBorders>
              <w:bottom w:val="single" w:sz="4" w:space="0" w:color="auto"/>
            </w:tcBorders>
            <w:hideMark/>
          </w:tcPr>
          <w:p w14:paraId="11D6C04C" w14:textId="00DF4AA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-0.093</w:t>
            </w:r>
          </w:p>
        </w:tc>
        <w:tc>
          <w:tcPr>
            <w:tcW w:w="810" w:type="dxa"/>
            <w:tcBorders>
              <w:bottom w:val="single" w:sz="4" w:space="0" w:color="auto"/>
            </w:tcBorders>
            <w:hideMark/>
          </w:tcPr>
          <w:p w14:paraId="769BDCC7" w14:textId="7A85833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0.041</w:t>
            </w:r>
          </w:p>
        </w:tc>
        <w:tc>
          <w:tcPr>
            <w:tcW w:w="731" w:type="dxa"/>
            <w:tcBorders>
              <w:bottom w:val="single" w:sz="4" w:space="0" w:color="auto"/>
            </w:tcBorders>
            <w:hideMark/>
          </w:tcPr>
          <w:p w14:paraId="5471AED6" w14:textId="3595764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799" w:type="dxa"/>
            <w:tcBorders>
              <w:bottom w:val="single" w:sz="4" w:space="0" w:color="auto"/>
            </w:tcBorders>
            <w:hideMark/>
          </w:tcPr>
          <w:p w14:paraId="284D1AFD" w14:textId="083CC2B3"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-0.176</w:t>
            </w:r>
          </w:p>
        </w:tc>
      </w:tr>
      <w:tr w:rsidR="00FD1582" w:rsidRPr="00B15CDE" w14:paraId="2250E899"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7B25857B" w14:textId="77777777" w:rsidR="00FD1582" w:rsidRPr="00281DDB" w:rsidRDefault="00FD1582" w:rsidP="00FD158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Max</w:t>
            </w:r>
            <w:r>
              <w:rPr>
                <w:rFonts w:ascii="Helvetica Neue" w:eastAsia="Times New Roman" w:hAnsi="Helvetica Neue" w:cs="Times New Roman"/>
                <w:b/>
                <w:bCs/>
                <w:color w:val="000000"/>
                <w:sz w:val="15"/>
                <w:szCs w:val="15"/>
              </w:rPr>
              <w:t>imum Temperature of the Warmest Month (BIO5)</w:t>
            </w:r>
          </w:p>
        </w:tc>
        <w:tc>
          <w:tcPr>
            <w:tcW w:w="630" w:type="dxa"/>
            <w:tcBorders>
              <w:top w:val="single" w:sz="4" w:space="0" w:color="auto"/>
            </w:tcBorders>
          </w:tcPr>
          <w:p w14:paraId="697EB9AA"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3DA5A3DF" w14:textId="19E7C7A8"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0.028</w:t>
            </w:r>
          </w:p>
        </w:tc>
        <w:tc>
          <w:tcPr>
            <w:tcW w:w="810" w:type="dxa"/>
            <w:tcBorders>
              <w:top w:val="single" w:sz="4" w:space="0" w:color="auto"/>
            </w:tcBorders>
            <w:hideMark/>
          </w:tcPr>
          <w:p w14:paraId="168C782F" w14:textId="06285EF8"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-0.242</w:t>
            </w:r>
          </w:p>
        </w:tc>
        <w:tc>
          <w:tcPr>
            <w:tcW w:w="810" w:type="dxa"/>
            <w:tcBorders>
              <w:top w:val="single" w:sz="4" w:space="0" w:color="auto"/>
            </w:tcBorders>
            <w:hideMark/>
          </w:tcPr>
          <w:p w14:paraId="25EB5235" w14:textId="2995B92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-0.046</w:t>
            </w:r>
          </w:p>
        </w:tc>
        <w:tc>
          <w:tcPr>
            <w:tcW w:w="731" w:type="dxa"/>
            <w:tcBorders>
              <w:top w:val="single" w:sz="4" w:space="0" w:color="auto"/>
            </w:tcBorders>
            <w:hideMark/>
          </w:tcPr>
          <w:p w14:paraId="4FBD7865" w14:textId="75857767"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-0.049</w:t>
            </w:r>
          </w:p>
        </w:tc>
        <w:tc>
          <w:tcPr>
            <w:tcW w:w="799" w:type="dxa"/>
            <w:tcBorders>
              <w:top w:val="single" w:sz="4" w:space="0" w:color="auto"/>
            </w:tcBorders>
            <w:hideMark/>
          </w:tcPr>
          <w:p w14:paraId="32C09CEC" w14:textId="43EBEF4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0.216</w:t>
            </w:r>
          </w:p>
        </w:tc>
      </w:tr>
      <w:tr w:rsidR="00FD1582" w:rsidRPr="00B15CDE" w14:paraId="7CA25A1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14F7E76A" w14:textId="77777777" w:rsidR="00FD1582" w:rsidRPr="00281DDB" w:rsidRDefault="00FD1582" w:rsidP="00FD1582">
            <w:pPr>
              <w:rPr>
                <w:rFonts w:ascii="Times New Roman" w:eastAsia="Times New Roman" w:hAnsi="Times New Roman" w:cs="Times New Roman"/>
              </w:rPr>
            </w:pPr>
          </w:p>
        </w:tc>
        <w:tc>
          <w:tcPr>
            <w:tcW w:w="630" w:type="dxa"/>
          </w:tcPr>
          <w:p w14:paraId="057578F8"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06AE830F" w14:textId="3637666E"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0.028</w:t>
            </w:r>
          </w:p>
        </w:tc>
        <w:tc>
          <w:tcPr>
            <w:tcW w:w="810" w:type="dxa"/>
            <w:hideMark/>
          </w:tcPr>
          <w:p w14:paraId="6FE69C6E" w14:textId="621BD72F"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-0.262</w:t>
            </w:r>
          </w:p>
        </w:tc>
        <w:tc>
          <w:tcPr>
            <w:tcW w:w="810" w:type="dxa"/>
            <w:hideMark/>
          </w:tcPr>
          <w:p w14:paraId="7D0C1AD3" w14:textId="67F77637"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-0.088</w:t>
            </w:r>
          </w:p>
        </w:tc>
        <w:tc>
          <w:tcPr>
            <w:tcW w:w="731" w:type="dxa"/>
            <w:hideMark/>
          </w:tcPr>
          <w:p w14:paraId="546DFC06" w14:textId="73E80595"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0.072</w:t>
            </w:r>
          </w:p>
        </w:tc>
        <w:tc>
          <w:tcPr>
            <w:tcW w:w="799" w:type="dxa"/>
            <w:hideMark/>
          </w:tcPr>
          <w:p w14:paraId="1A6A5743" w14:textId="3CF0A37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0.083</w:t>
            </w:r>
          </w:p>
        </w:tc>
      </w:tr>
      <w:tr w:rsidR="00FD1582" w:rsidRPr="00B15CDE" w14:paraId="5C643D7D"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7B66F965" w14:textId="77777777" w:rsidR="00FD1582" w:rsidRPr="00281DDB" w:rsidRDefault="00FD1582" w:rsidP="00FD1582">
            <w:pPr>
              <w:rPr>
                <w:rFonts w:ascii="Times New Roman" w:eastAsia="Times New Roman" w:hAnsi="Times New Roman" w:cs="Times New Roman"/>
              </w:rPr>
            </w:pPr>
          </w:p>
        </w:tc>
        <w:tc>
          <w:tcPr>
            <w:tcW w:w="630" w:type="dxa"/>
          </w:tcPr>
          <w:p w14:paraId="387A9E3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53137313" w14:textId="0D261C2A"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0.021</w:t>
            </w:r>
          </w:p>
        </w:tc>
        <w:tc>
          <w:tcPr>
            <w:tcW w:w="810" w:type="dxa"/>
            <w:hideMark/>
          </w:tcPr>
          <w:p w14:paraId="2C327F5D" w14:textId="1E2CEB05"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-0.261</w:t>
            </w:r>
          </w:p>
        </w:tc>
        <w:tc>
          <w:tcPr>
            <w:tcW w:w="810" w:type="dxa"/>
            <w:hideMark/>
          </w:tcPr>
          <w:p w14:paraId="284CD5FF" w14:textId="1C8BF315"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w:t>
            </w:r>
            <w:r w:rsidR="00704EF0">
              <w:rPr>
                <w:rFonts w:ascii="Helvetica Neue" w:hAnsi="Helvetica Neue"/>
                <w:color w:val="000000"/>
                <w:sz w:val="15"/>
                <w:szCs w:val="15"/>
              </w:rPr>
              <w:t>0</w:t>
            </w:r>
          </w:p>
        </w:tc>
        <w:tc>
          <w:tcPr>
            <w:tcW w:w="731" w:type="dxa"/>
            <w:hideMark/>
          </w:tcPr>
          <w:p w14:paraId="26BA6EDB" w14:textId="5CFAEBE5"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799" w:type="dxa"/>
            <w:hideMark/>
          </w:tcPr>
          <w:p w14:paraId="593B8B84" w14:textId="30ED596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w:t>
            </w:r>
            <w:r w:rsidR="00704EF0">
              <w:rPr>
                <w:rFonts w:ascii="Helvetica Neue" w:hAnsi="Helvetica Neue"/>
                <w:color w:val="000000"/>
                <w:sz w:val="15"/>
                <w:szCs w:val="15"/>
              </w:rPr>
              <w:t>0</w:t>
            </w:r>
          </w:p>
        </w:tc>
      </w:tr>
      <w:tr w:rsidR="00FD1582" w:rsidRPr="00B15CDE" w14:paraId="733D78BC"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0C97CBE4" w14:textId="77777777" w:rsidR="00FD1582" w:rsidRPr="00281DDB" w:rsidRDefault="00FD1582" w:rsidP="00FD1582">
            <w:pPr>
              <w:rPr>
                <w:rFonts w:ascii="Times New Roman" w:eastAsia="Times New Roman" w:hAnsi="Times New Roman" w:cs="Times New Roman"/>
              </w:rPr>
            </w:pPr>
          </w:p>
        </w:tc>
        <w:tc>
          <w:tcPr>
            <w:tcW w:w="630" w:type="dxa"/>
          </w:tcPr>
          <w:p w14:paraId="36759763"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583D7539" w14:textId="6B05377D"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0.016</w:t>
            </w:r>
          </w:p>
        </w:tc>
        <w:tc>
          <w:tcPr>
            <w:tcW w:w="810" w:type="dxa"/>
            <w:hideMark/>
          </w:tcPr>
          <w:p w14:paraId="48C6F7C1" w14:textId="10AE2A00"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-0.245</w:t>
            </w:r>
          </w:p>
        </w:tc>
        <w:tc>
          <w:tcPr>
            <w:tcW w:w="810" w:type="dxa"/>
            <w:hideMark/>
          </w:tcPr>
          <w:p w14:paraId="141B7E1C" w14:textId="3FF92041"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w:t>
            </w:r>
            <w:r w:rsidR="00704EF0">
              <w:rPr>
                <w:rFonts w:ascii="Helvetica Neue" w:hAnsi="Helvetica Neue"/>
                <w:color w:val="000000"/>
                <w:sz w:val="15"/>
                <w:szCs w:val="15"/>
              </w:rPr>
              <w:t>0</w:t>
            </w:r>
          </w:p>
        </w:tc>
        <w:tc>
          <w:tcPr>
            <w:tcW w:w="731" w:type="dxa"/>
            <w:hideMark/>
          </w:tcPr>
          <w:p w14:paraId="7DC1A739" w14:textId="74DDA8C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0.148</w:t>
            </w:r>
          </w:p>
        </w:tc>
        <w:tc>
          <w:tcPr>
            <w:tcW w:w="799" w:type="dxa"/>
            <w:hideMark/>
          </w:tcPr>
          <w:p w14:paraId="0939389C" w14:textId="0474DE0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-0.012</w:t>
            </w:r>
          </w:p>
        </w:tc>
      </w:tr>
      <w:tr w:rsidR="00FD1582" w:rsidRPr="00B15CDE" w14:paraId="6E83D567"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184DA9C1"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7676027D"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284A6A26" w14:textId="7BC60485"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-0.012</w:t>
            </w:r>
          </w:p>
        </w:tc>
        <w:tc>
          <w:tcPr>
            <w:tcW w:w="810" w:type="dxa"/>
            <w:tcBorders>
              <w:bottom w:val="single" w:sz="4" w:space="0" w:color="auto"/>
            </w:tcBorders>
            <w:hideMark/>
          </w:tcPr>
          <w:p w14:paraId="49D70DA5" w14:textId="348D9D6D"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810" w:type="dxa"/>
            <w:tcBorders>
              <w:bottom w:val="single" w:sz="4" w:space="0" w:color="auto"/>
            </w:tcBorders>
            <w:hideMark/>
          </w:tcPr>
          <w:p w14:paraId="5A33449D" w14:textId="3C9734B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-0.068</w:t>
            </w:r>
          </w:p>
        </w:tc>
        <w:tc>
          <w:tcPr>
            <w:tcW w:w="731" w:type="dxa"/>
            <w:tcBorders>
              <w:bottom w:val="single" w:sz="4" w:space="0" w:color="auto"/>
            </w:tcBorders>
            <w:hideMark/>
          </w:tcPr>
          <w:p w14:paraId="7BDC146C" w14:textId="4A893223"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0.219</w:t>
            </w:r>
          </w:p>
        </w:tc>
        <w:tc>
          <w:tcPr>
            <w:tcW w:w="799" w:type="dxa"/>
            <w:tcBorders>
              <w:bottom w:val="single" w:sz="4" w:space="0" w:color="auto"/>
            </w:tcBorders>
            <w:hideMark/>
          </w:tcPr>
          <w:p w14:paraId="450867D3" w14:textId="3F8AC060"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-0.119</w:t>
            </w:r>
          </w:p>
        </w:tc>
      </w:tr>
      <w:tr w:rsidR="00FD1582" w:rsidRPr="00281DDB" w14:paraId="21ADF07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529EC2C2"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Minimum Temperature of the Coldest Month (BIO6)</w:t>
            </w:r>
          </w:p>
        </w:tc>
        <w:tc>
          <w:tcPr>
            <w:tcW w:w="630" w:type="dxa"/>
            <w:tcBorders>
              <w:top w:val="single" w:sz="4" w:space="0" w:color="auto"/>
            </w:tcBorders>
          </w:tcPr>
          <w:p w14:paraId="2FA26D83"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054FF6B0" w14:textId="493ECF8C"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810" w:type="dxa"/>
            <w:tcBorders>
              <w:top w:val="single" w:sz="4" w:space="0" w:color="auto"/>
            </w:tcBorders>
            <w:hideMark/>
          </w:tcPr>
          <w:p w14:paraId="67B764F9" w14:textId="53573D39"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w:t>
            </w:r>
            <w:r w:rsidR="00704EF0">
              <w:rPr>
                <w:rFonts w:ascii="Helvetica Neue" w:hAnsi="Helvetica Neue"/>
                <w:color w:val="000000"/>
                <w:sz w:val="15"/>
                <w:szCs w:val="15"/>
              </w:rPr>
              <w:t>0</w:t>
            </w:r>
          </w:p>
        </w:tc>
        <w:tc>
          <w:tcPr>
            <w:tcW w:w="810" w:type="dxa"/>
            <w:tcBorders>
              <w:top w:val="single" w:sz="4" w:space="0" w:color="auto"/>
            </w:tcBorders>
            <w:hideMark/>
          </w:tcPr>
          <w:p w14:paraId="01A996A7" w14:textId="54D484DA"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w:t>
            </w:r>
            <w:r w:rsidR="00704EF0">
              <w:rPr>
                <w:rFonts w:ascii="Helvetica Neue" w:hAnsi="Helvetica Neue"/>
                <w:color w:val="000000"/>
                <w:sz w:val="15"/>
                <w:szCs w:val="15"/>
              </w:rPr>
              <w:t>0</w:t>
            </w:r>
          </w:p>
        </w:tc>
        <w:tc>
          <w:tcPr>
            <w:tcW w:w="731" w:type="dxa"/>
            <w:tcBorders>
              <w:top w:val="single" w:sz="4" w:space="0" w:color="auto"/>
            </w:tcBorders>
            <w:hideMark/>
          </w:tcPr>
          <w:p w14:paraId="62053140" w14:textId="3A930187"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-0.107</w:t>
            </w:r>
          </w:p>
        </w:tc>
        <w:tc>
          <w:tcPr>
            <w:tcW w:w="799" w:type="dxa"/>
            <w:tcBorders>
              <w:top w:val="single" w:sz="4" w:space="0" w:color="auto"/>
            </w:tcBorders>
            <w:hideMark/>
          </w:tcPr>
          <w:p w14:paraId="7C3F4102" w14:textId="1FB3468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0.095</w:t>
            </w:r>
          </w:p>
        </w:tc>
      </w:tr>
      <w:tr w:rsidR="00FD1582" w:rsidRPr="00281DDB" w14:paraId="5D3B255C"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8EE3608" w14:textId="77777777" w:rsidR="00FD1582" w:rsidRPr="00281DDB" w:rsidRDefault="00FD1582" w:rsidP="00FD1582">
            <w:pPr>
              <w:rPr>
                <w:rFonts w:ascii="Times New Roman" w:eastAsia="Times New Roman" w:hAnsi="Times New Roman" w:cs="Times New Roman"/>
              </w:rPr>
            </w:pPr>
          </w:p>
        </w:tc>
        <w:tc>
          <w:tcPr>
            <w:tcW w:w="630" w:type="dxa"/>
          </w:tcPr>
          <w:p w14:paraId="559BAAF8"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4FFAD2AC" w14:textId="728AD385"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0.209</w:t>
            </w:r>
          </w:p>
        </w:tc>
        <w:tc>
          <w:tcPr>
            <w:tcW w:w="810" w:type="dxa"/>
            <w:hideMark/>
          </w:tcPr>
          <w:p w14:paraId="6470DD82" w14:textId="2F12F074"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-0.017</w:t>
            </w:r>
          </w:p>
        </w:tc>
        <w:tc>
          <w:tcPr>
            <w:tcW w:w="810" w:type="dxa"/>
            <w:hideMark/>
          </w:tcPr>
          <w:p w14:paraId="58EEB9F0" w14:textId="6F9D14C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0.103</w:t>
            </w:r>
          </w:p>
        </w:tc>
        <w:tc>
          <w:tcPr>
            <w:tcW w:w="731" w:type="dxa"/>
            <w:hideMark/>
          </w:tcPr>
          <w:p w14:paraId="596013BD" w14:textId="5CCD227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-0.044</w:t>
            </w:r>
          </w:p>
        </w:tc>
        <w:tc>
          <w:tcPr>
            <w:tcW w:w="799" w:type="dxa"/>
            <w:hideMark/>
          </w:tcPr>
          <w:p w14:paraId="55E2148C" w14:textId="379F756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0.006</w:t>
            </w:r>
          </w:p>
        </w:tc>
      </w:tr>
      <w:tr w:rsidR="00FD1582" w:rsidRPr="00281DDB" w14:paraId="459B08D5" w14:textId="77777777" w:rsidTr="00A875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411526D8" w14:textId="77777777" w:rsidR="00FD1582" w:rsidRPr="00281DDB" w:rsidRDefault="00FD1582" w:rsidP="00FD1582">
            <w:pPr>
              <w:rPr>
                <w:rFonts w:ascii="Times New Roman" w:eastAsia="Times New Roman" w:hAnsi="Times New Roman" w:cs="Times New Roman"/>
              </w:rPr>
            </w:pPr>
          </w:p>
        </w:tc>
        <w:tc>
          <w:tcPr>
            <w:tcW w:w="630" w:type="dxa"/>
          </w:tcPr>
          <w:p w14:paraId="637FFFF0"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408A815D" w14:textId="5FB47C58"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0.212</w:t>
            </w:r>
          </w:p>
        </w:tc>
        <w:tc>
          <w:tcPr>
            <w:tcW w:w="810" w:type="dxa"/>
            <w:hideMark/>
          </w:tcPr>
          <w:p w14:paraId="1C91AB33" w14:textId="3A12EE0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-0.011</w:t>
            </w:r>
          </w:p>
        </w:tc>
        <w:tc>
          <w:tcPr>
            <w:tcW w:w="810" w:type="dxa"/>
            <w:hideMark/>
          </w:tcPr>
          <w:p w14:paraId="1B6171E9" w14:textId="39DB300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0.104</w:t>
            </w:r>
          </w:p>
        </w:tc>
        <w:tc>
          <w:tcPr>
            <w:tcW w:w="731" w:type="dxa"/>
            <w:hideMark/>
          </w:tcPr>
          <w:p w14:paraId="045BBBD5" w14:textId="35191D89"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-0.026</w:t>
            </w:r>
          </w:p>
        </w:tc>
        <w:tc>
          <w:tcPr>
            <w:tcW w:w="799" w:type="dxa"/>
            <w:hideMark/>
          </w:tcPr>
          <w:p w14:paraId="4E419918" w14:textId="46D42AFA"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-0.023</w:t>
            </w:r>
          </w:p>
        </w:tc>
      </w:tr>
      <w:tr w:rsidR="00FD1582" w:rsidRPr="00281DDB" w14:paraId="12CD7000"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7AEA86C" w14:textId="77777777" w:rsidR="00FD1582" w:rsidRPr="00281DDB" w:rsidRDefault="00FD1582" w:rsidP="00FD1582">
            <w:pPr>
              <w:rPr>
                <w:rFonts w:ascii="Times New Roman" w:eastAsia="Times New Roman" w:hAnsi="Times New Roman" w:cs="Times New Roman"/>
              </w:rPr>
            </w:pPr>
          </w:p>
        </w:tc>
        <w:tc>
          <w:tcPr>
            <w:tcW w:w="630" w:type="dxa"/>
          </w:tcPr>
          <w:p w14:paraId="3280174B"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770A6CD6" w14:textId="08AADD2B"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0.212</w:t>
            </w:r>
          </w:p>
        </w:tc>
        <w:tc>
          <w:tcPr>
            <w:tcW w:w="810" w:type="dxa"/>
            <w:hideMark/>
          </w:tcPr>
          <w:p w14:paraId="65FE50B7" w14:textId="1D15FAC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810" w:type="dxa"/>
            <w:hideMark/>
          </w:tcPr>
          <w:p w14:paraId="686B69CC" w14:textId="05585AA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0.102</w:t>
            </w:r>
          </w:p>
        </w:tc>
        <w:tc>
          <w:tcPr>
            <w:tcW w:w="731" w:type="dxa"/>
            <w:hideMark/>
          </w:tcPr>
          <w:p w14:paraId="7BC6B7D5" w14:textId="34A99B86"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799" w:type="dxa"/>
            <w:hideMark/>
          </w:tcPr>
          <w:p w14:paraId="118768D5" w14:textId="0C30899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-0.051</w:t>
            </w:r>
          </w:p>
        </w:tc>
      </w:tr>
      <w:tr w:rsidR="00FD1582" w:rsidRPr="004A02AC" w14:paraId="3BD0026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6E4E6173"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4FFD747C"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496A8EB1" w14:textId="487E641A"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0.198</w:t>
            </w:r>
          </w:p>
        </w:tc>
        <w:tc>
          <w:tcPr>
            <w:tcW w:w="810" w:type="dxa"/>
            <w:tcBorders>
              <w:bottom w:val="single" w:sz="4" w:space="0" w:color="auto"/>
            </w:tcBorders>
            <w:hideMark/>
          </w:tcPr>
          <w:p w14:paraId="17F0E762" w14:textId="423EB8B6"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0.009</w:t>
            </w:r>
          </w:p>
        </w:tc>
        <w:tc>
          <w:tcPr>
            <w:tcW w:w="810" w:type="dxa"/>
            <w:tcBorders>
              <w:bottom w:val="single" w:sz="4" w:space="0" w:color="auto"/>
            </w:tcBorders>
            <w:hideMark/>
          </w:tcPr>
          <w:p w14:paraId="0FE94E3B" w14:textId="05C30BB3"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0.087</w:t>
            </w:r>
          </w:p>
        </w:tc>
        <w:tc>
          <w:tcPr>
            <w:tcW w:w="731" w:type="dxa"/>
            <w:tcBorders>
              <w:bottom w:val="single" w:sz="4" w:space="0" w:color="auto"/>
            </w:tcBorders>
            <w:hideMark/>
          </w:tcPr>
          <w:p w14:paraId="046AE6AF" w14:textId="0E9D0ED1"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0.044</w:t>
            </w:r>
          </w:p>
        </w:tc>
        <w:tc>
          <w:tcPr>
            <w:tcW w:w="799" w:type="dxa"/>
            <w:tcBorders>
              <w:bottom w:val="single" w:sz="4" w:space="0" w:color="auto"/>
            </w:tcBorders>
            <w:hideMark/>
          </w:tcPr>
          <w:p w14:paraId="1420725C" w14:textId="635B3A9F"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-0.143</w:t>
            </w:r>
          </w:p>
        </w:tc>
      </w:tr>
      <w:tr w:rsidR="00FD1582" w:rsidRPr="00281DDB" w14:paraId="7206E4C4"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35F8C7C4"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Precipitation (BIO12)</w:t>
            </w:r>
          </w:p>
        </w:tc>
        <w:tc>
          <w:tcPr>
            <w:tcW w:w="630" w:type="dxa"/>
            <w:tcBorders>
              <w:top w:val="single" w:sz="4" w:space="0" w:color="auto"/>
            </w:tcBorders>
          </w:tcPr>
          <w:p w14:paraId="24147356"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3F996882" w14:textId="6124B18A"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0.176</w:t>
            </w:r>
          </w:p>
        </w:tc>
        <w:tc>
          <w:tcPr>
            <w:tcW w:w="810" w:type="dxa"/>
            <w:tcBorders>
              <w:top w:val="single" w:sz="4" w:space="0" w:color="auto"/>
            </w:tcBorders>
            <w:hideMark/>
          </w:tcPr>
          <w:p w14:paraId="7B4B1AE4" w14:textId="5F9ABB73"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0.076</w:t>
            </w:r>
          </w:p>
        </w:tc>
        <w:tc>
          <w:tcPr>
            <w:tcW w:w="810" w:type="dxa"/>
            <w:tcBorders>
              <w:top w:val="single" w:sz="4" w:space="0" w:color="auto"/>
            </w:tcBorders>
            <w:hideMark/>
          </w:tcPr>
          <w:p w14:paraId="0B538A9A" w14:textId="40D54F6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-0.095</w:t>
            </w:r>
          </w:p>
        </w:tc>
        <w:tc>
          <w:tcPr>
            <w:tcW w:w="731" w:type="dxa"/>
            <w:tcBorders>
              <w:top w:val="single" w:sz="4" w:space="0" w:color="auto"/>
            </w:tcBorders>
            <w:hideMark/>
          </w:tcPr>
          <w:p w14:paraId="1EF8ED78" w14:textId="54B73AA6"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-0.062</w:t>
            </w:r>
          </w:p>
        </w:tc>
        <w:tc>
          <w:tcPr>
            <w:tcW w:w="799" w:type="dxa"/>
            <w:tcBorders>
              <w:top w:val="single" w:sz="4" w:space="0" w:color="auto"/>
            </w:tcBorders>
            <w:hideMark/>
          </w:tcPr>
          <w:p w14:paraId="4EBADEEC" w14:textId="22C6657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0.186</w:t>
            </w:r>
          </w:p>
        </w:tc>
      </w:tr>
      <w:tr w:rsidR="00FD1582" w:rsidRPr="00281DDB" w14:paraId="6AAC8182"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0D8315AA" w14:textId="77777777" w:rsidR="00FD1582" w:rsidRPr="00281DDB" w:rsidRDefault="00FD1582" w:rsidP="00FD1582">
            <w:pPr>
              <w:rPr>
                <w:rFonts w:ascii="Times New Roman" w:eastAsia="Times New Roman" w:hAnsi="Times New Roman" w:cs="Times New Roman"/>
              </w:rPr>
            </w:pPr>
          </w:p>
        </w:tc>
        <w:tc>
          <w:tcPr>
            <w:tcW w:w="630" w:type="dxa"/>
          </w:tcPr>
          <w:p w14:paraId="78E2C1F1"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E373AAE" w14:textId="1711BF25"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810" w:type="dxa"/>
            <w:hideMark/>
          </w:tcPr>
          <w:p w14:paraId="17D2F011" w14:textId="61DED909" w:rsidR="00FD1582" w:rsidRPr="002D238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0.091</w:t>
            </w:r>
          </w:p>
        </w:tc>
        <w:tc>
          <w:tcPr>
            <w:tcW w:w="810" w:type="dxa"/>
            <w:hideMark/>
          </w:tcPr>
          <w:p w14:paraId="12508143" w14:textId="537403C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-0.118</w:t>
            </w:r>
          </w:p>
        </w:tc>
        <w:tc>
          <w:tcPr>
            <w:tcW w:w="731" w:type="dxa"/>
            <w:hideMark/>
          </w:tcPr>
          <w:p w14:paraId="357BACF3" w14:textId="141D6302"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0.012</w:t>
            </w:r>
          </w:p>
        </w:tc>
        <w:tc>
          <w:tcPr>
            <w:tcW w:w="799" w:type="dxa"/>
            <w:hideMark/>
          </w:tcPr>
          <w:p w14:paraId="64A6B64D" w14:textId="77F99488"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w:t>
            </w:r>
            <w:r w:rsidR="00704EF0">
              <w:rPr>
                <w:rFonts w:ascii="Helvetica Neue" w:hAnsi="Helvetica Neue"/>
                <w:color w:val="000000"/>
                <w:sz w:val="15"/>
                <w:szCs w:val="15"/>
              </w:rPr>
              <w:t>0</w:t>
            </w:r>
          </w:p>
        </w:tc>
      </w:tr>
      <w:tr w:rsidR="00FD1582" w:rsidRPr="00281DDB" w14:paraId="4A5293F4"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76F15AC0" w14:textId="77777777" w:rsidR="00FD1582" w:rsidRPr="00281DDB" w:rsidRDefault="00FD1582" w:rsidP="00FD1582">
            <w:pPr>
              <w:rPr>
                <w:rFonts w:ascii="Times New Roman" w:eastAsia="Times New Roman" w:hAnsi="Times New Roman" w:cs="Times New Roman"/>
              </w:rPr>
            </w:pPr>
          </w:p>
        </w:tc>
        <w:tc>
          <w:tcPr>
            <w:tcW w:w="630" w:type="dxa"/>
          </w:tcPr>
          <w:p w14:paraId="243361A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623503ED" w14:textId="6819E1DD"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0.193</w:t>
            </w:r>
          </w:p>
        </w:tc>
        <w:tc>
          <w:tcPr>
            <w:tcW w:w="810" w:type="dxa"/>
            <w:hideMark/>
          </w:tcPr>
          <w:p w14:paraId="26E47BE8" w14:textId="062585BB" w:rsidR="00FD1582" w:rsidRPr="002D238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0.104</w:t>
            </w:r>
          </w:p>
        </w:tc>
        <w:tc>
          <w:tcPr>
            <w:tcW w:w="810" w:type="dxa"/>
            <w:hideMark/>
          </w:tcPr>
          <w:p w14:paraId="267240D5" w14:textId="43974BC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-0.115</w:t>
            </w:r>
          </w:p>
        </w:tc>
        <w:tc>
          <w:tcPr>
            <w:tcW w:w="731" w:type="dxa"/>
            <w:hideMark/>
          </w:tcPr>
          <w:p w14:paraId="082E0526" w14:textId="611ECBD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0.044</w:t>
            </w:r>
          </w:p>
        </w:tc>
        <w:tc>
          <w:tcPr>
            <w:tcW w:w="799" w:type="dxa"/>
            <w:hideMark/>
          </w:tcPr>
          <w:p w14:paraId="68882725" w14:textId="3108406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0.028</w:t>
            </w:r>
          </w:p>
        </w:tc>
      </w:tr>
      <w:tr w:rsidR="00FD1582" w:rsidRPr="00281DDB" w14:paraId="608454CD"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D02C57D" w14:textId="77777777" w:rsidR="00FD1582" w:rsidRPr="00281DDB" w:rsidRDefault="00FD1582" w:rsidP="00FD1582">
            <w:pPr>
              <w:rPr>
                <w:rFonts w:ascii="Times New Roman" w:eastAsia="Times New Roman" w:hAnsi="Times New Roman" w:cs="Times New Roman"/>
              </w:rPr>
            </w:pPr>
          </w:p>
        </w:tc>
        <w:tc>
          <w:tcPr>
            <w:tcW w:w="630" w:type="dxa"/>
          </w:tcPr>
          <w:p w14:paraId="4E5F420C"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3775A6F1" w14:textId="189B475F"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0.188</w:t>
            </w:r>
          </w:p>
        </w:tc>
        <w:tc>
          <w:tcPr>
            <w:tcW w:w="810" w:type="dxa"/>
            <w:hideMark/>
          </w:tcPr>
          <w:p w14:paraId="37924A90" w14:textId="6620DBA9" w:rsidR="00FD1582" w:rsidRPr="002D238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0.107</w:t>
            </w:r>
          </w:p>
        </w:tc>
        <w:tc>
          <w:tcPr>
            <w:tcW w:w="810" w:type="dxa"/>
            <w:hideMark/>
          </w:tcPr>
          <w:p w14:paraId="02433615" w14:textId="3CC4107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w:t>
            </w:r>
            <w:r w:rsidR="00704EF0">
              <w:rPr>
                <w:rFonts w:ascii="Helvetica Neue" w:hAnsi="Helvetica Neue"/>
                <w:color w:val="000000"/>
                <w:sz w:val="15"/>
                <w:szCs w:val="15"/>
              </w:rPr>
              <w:t>0</w:t>
            </w:r>
          </w:p>
        </w:tc>
        <w:tc>
          <w:tcPr>
            <w:tcW w:w="731" w:type="dxa"/>
            <w:hideMark/>
          </w:tcPr>
          <w:p w14:paraId="677E66D8" w14:textId="368ABF3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0.067</w:t>
            </w:r>
          </w:p>
        </w:tc>
        <w:tc>
          <w:tcPr>
            <w:tcW w:w="799" w:type="dxa"/>
            <w:hideMark/>
          </w:tcPr>
          <w:p w14:paraId="773C548B" w14:textId="2F2DBD5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-0.017</w:t>
            </w:r>
          </w:p>
        </w:tc>
      </w:tr>
      <w:tr w:rsidR="00FD1582" w:rsidRPr="00281DDB" w14:paraId="278F542D"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4FB62380"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197CB5FA"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605DEE71" w14:textId="4783011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0.167</w:t>
            </w:r>
          </w:p>
        </w:tc>
        <w:tc>
          <w:tcPr>
            <w:tcW w:w="810" w:type="dxa"/>
            <w:tcBorders>
              <w:bottom w:val="single" w:sz="4" w:space="0" w:color="auto"/>
            </w:tcBorders>
            <w:hideMark/>
          </w:tcPr>
          <w:p w14:paraId="0E914EDA" w14:textId="75BBAD8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0.112</w:t>
            </w:r>
          </w:p>
        </w:tc>
        <w:tc>
          <w:tcPr>
            <w:tcW w:w="810" w:type="dxa"/>
            <w:tcBorders>
              <w:bottom w:val="single" w:sz="4" w:space="0" w:color="auto"/>
            </w:tcBorders>
            <w:hideMark/>
          </w:tcPr>
          <w:p w14:paraId="778AC6F3" w14:textId="7FA6C2F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-0.104</w:t>
            </w:r>
          </w:p>
        </w:tc>
        <w:tc>
          <w:tcPr>
            <w:tcW w:w="731" w:type="dxa"/>
            <w:tcBorders>
              <w:bottom w:val="single" w:sz="4" w:space="0" w:color="auto"/>
            </w:tcBorders>
            <w:hideMark/>
          </w:tcPr>
          <w:p w14:paraId="21FF5C9A" w14:textId="48B907E3"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w:t>
            </w:r>
            <w:r w:rsidR="00704EF0">
              <w:rPr>
                <w:rFonts w:ascii="Helvetica Neue" w:hAnsi="Helvetica Neue"/>
                <w:color w:val="000000"/>
                <w:sz w:val="15"/>
                <w:szCs w:val="15"/>
              </w:rPr>
              <w:t>0</w:t>
            </w:r>
          </w:p>
        </w:tc>
        <w:tc>
          <w:tcPr>
            <w:tcW w:w="799" w:type="dxa"/>
            <w:tcBorders>
              <w:bottom w:val="single" w:sz="4" w:space="0" w:color="auto"/>
            </w:tcBorders>
            <w:hideMark/>
          </w:tcPr>
          <w:p w14:paraId="5C905164" w14:textId="7921FAB6"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-0.123</w:t>
            </w:r>
          </w:p>
        </w:tc>
      </w:tr>
      <w:tr w:rsidR="00FD1582" w:rsidRPr="00281DDB" w14:paraId="476C585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409D1CF0" w14:textId="77777777" w:rsidR="00FD1582" w:rsidRPr="00281DDB" w:rsidRDefault="00FD1582" w:rsidP="00FD158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Wettest Quarter (BIO16)</w:t>
            </w:r>
          </w:p>
        </w:tc>
        <w:tc>
          <w:tcPr>
            <w:tcW w:w="630" w:type="dxa"/>
            <w:tcBorders>
              <w:top w:val="single" w:sz="4" w:space="0" w:color="auto"/>
            </w:tcBorders>
          </w:tcPr>
          <w:p w14:paraId="666BEDD0"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558F4178" w14:textId="2B28F366"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704EF0">
              <w:rPr>
                <w:rFonts w:ascii="Helvetica Neue" w:hAnsi="Helvetica Neue"/>
                <w:color w:val="000000"/>
                <w:sz w:val="15"/>
                <w:szCs w:val="15"/>
              </w:rPr>
              <w:t>0.185</w:t>
            </w:r>
          </w:p>
        </w:tc>
        <w:tc>
          <w:tcPr>
            <w:tcW w:w="810" w:type="dxa"/>
            <w:tcBorders>
              <w:top w:val="single" w:sz="4" w:space="0" w:color="auto"/>
            </w:tcBorders>
            <w:hideMark/>
          </w:tcPr>
          <w:p w14:paraId="73CF6A90" w14:textId="08E53733"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0.098</w:t>
            </w:r>
          </w:p>
        </w:tc>
        <w:tc>
          <w:tcPr>
            <w:tcW w:w="810" w:type="dxa"/>
            <w:tcBorders>
              <w:top w:val="single" w:sz="4" w:space="0" w:color="auto"/>
            </w:tcBorders>
            <w:hideMark/>
          </w:tcPr>
          <w:p w14:paraId="77380B92" w14:textId="36D48ADC"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0.001</w:t>
            </w:r>
          </w:p>
        </w:tc>
        <w:tc>
          <w:tcPr>
            <w:tcW w:w="731" w:type="dxa"/>
            <w:tcBorders>
              <w:top w:val="single" w:sz="4" w:space="0" w:color="auto"/>
            </w:tcBorders>
            <w:hideMark/>
          </w:tcPr>
          <w:p w14:paraId="3C20EA95" w14:textId="7F37D946"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w:t>
            </w:r>
            <w:r w:rsidR="00704EF0">
              <w:rPr>
                <w:rFonts w:ascii="Helvetica Neue" w:hAnsi="Helvetica Neue"/>
                <w:color w:val="000000"/>
                <w:sz w:val="15"/>
                <w:szCs w:val="15"/>
              </w:rPr>
              <w:t>0</w:t>
            </w:r>
          </w:p>
        </w:tc>
        <w:tc>
          <w:tcPr>
            <w:tcW w:w="799" w:type="dxa"/>
            <w:tcBorders>
              <w:top w:val="single" w:sz="4" w:space="0" w:color="auto"/>
            </w:tcBorders>
            <w:hideMark/>
          </w:tcPr>
          <w:p w14:paraId="55D42A6C" w14:textId="3DE34E56"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0.138</w:t>
            </w:r>
          </w:p>
        </w:tc>
      </w:tr>
      <w:tr w:rsidR="00FD1582" w:rsidRPr="00281DDB" w14:paraId="7DF79CD3"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285B2B0" w14:textId="77777777" w:rsidR="00FD1582" w:rsidRPr="00281DDB" w:rsidRDefault="00FD1582" w:rsidP="00FD1582">
            <w:pPr>
              <w:rPr>
                <w:rFonts w:ascii="Times New Roman" w:eastAsia="Times New Roman" w:hAnsi="Times New Roman" w:cs="Times New Roman"/>
              </w:rPr>
            </w:pPr>
          </w:p>
        </w:tc>
        <w:tc>
          <w:tcPr>
            <w:tcW w:w="630" w:type="dxa"/>
          </w:tcPr>
          <w:p w14:paraId="7E24BC7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625DFEDC" w14:textId="5F2DE85B"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w:t>
            </w:r>
            <w:r w:rsidR="00704EF0" w:rsidRPr="00704EF0">
              <w:rPr>
                <w:rFonts w:ascii="Helvetica Neue" w:hAnsi="Helvetica Neue"/>
                <w:b/>
                <w:color w:val="000000"/>
                <w:sz w:val="15"/>
                <w:szCs w:val="15"/>
              </w:rPr>
              <w:t>00</w:t>
            </w:r>
          </w:p>
        </w:tc>
        <w:tc>
          <w:tcPr>
            <w:tcW w:w="810" w:type="dxa"/>
            <w:hideMark/>
          </w:tcPr>
          <w:p w14:paraId="4B072699" w14:textId="2057579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0.119</w:t>
            </w:r>
          </w:p>
        </w:tc>
        <w:tc>
          <w:tcPr>
            <w:tcW w:w="810" w:type="dxa"/>
            <w:hideMark/>
          </w:tcPr>
          <w:p w14:paraId="6C608BE7" w14:textId="12461A73"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-0.011</w:t>
            </w:r>
          </w:p>
        </w:tc>
        <w:tc>
          <w:tcPr>
            <w:tcW w:w="731" w:type="dxa"/>
            <w:hideMark/>
          </w:tcPr>
          <w:p w14:paraId="4EE41254" w14:textId="1C975A0D"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-0.01</w:t>
            </w:r>
            <w:r w:rsidR="00704EF0">
              <w:rPr>
                <w:rFonts w:ascii="Helvetica Neue" w:hAnsi="Helvetica Neue"/>
                <w:color w:val="000000"/>
                <w:sz w:val="15"/>
                <w:szCs w:val="15"/>
              </w:rPr>
              <w:t>0</w:t>
            </w:r>
          </w:p>
        </w:tc>
        <w:tc>
          <w:tcPr>
            <w:tcW w:w="799" w:type="dxa"/>
            <w:hideMark/>
          </w:tcPr>
          <w:p w14:paraId="1EA012A2" w14:textId="756675D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w:t>
            </w:r>
            <w:r w:rsidR="00704EF0">
              <w:rPr>
                <w:rFonts w:ascii="Helvetica Neue" w:hAnsi="Helvetica Neue"/>
                <w:color w:val="000000"/>
                <w:sz w:val="15"/>
                <w:szCs w:val="15"/>
              </w:rPr>
              <w:t>0</w:t>
            </w:r>
          </w:p>
        </w:tc>
      </w:tr>
      <w:tr w:rsidR="00FD1582" w:rsidRPr="00281DDB" w14:paraId="454E254D"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1F4851E6" w14:textId="77777777" w:rsidR="00FD1582" w:rsidRPr="00281DDB" w:rsidRDefault="00FD1582" w:rsidP="00FD1582">
            <w:pPr>
              <w:rPr>
                <w:rFonts w:ascii="Times New Roman" w:eastAsia="Times New Roman" w:hAnsi="Times New Roman" w:cs="Times New Roman"/>
              </w:rPr>
            </w:pPr>
          </w:p>
        </w:tc>
        <w:tc>
          <w:tcPr>
            <w:tcW w:w="630" w:type="dxa"/>
          </w:tcPr>
          <w:p w14:paraId="347AB926"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631DC36A" w14:textId="001E1FF8"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0.201</w:t>
            </w:r>
          </w:p>
        </w:tc>
        <w:tc>
          <w:tcPr>
            <w:tcW w:w="810" w:type="dxa"/>
            <w:hideMark/>
          </w:tcPr>
          <w:p w14:paraId="07DEA6D5" w14:textId="578BFEB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0.127</w:t>
            </w:r>
          </w:p>
        </w:tc>
        <w:tc>
          <w:tcPr>
            <w:tcW w:w="810" w:type="dxa"/>
            <w:hideMark/>
          </w:tcPr>
          <w:p w14:paraId="03B2ED62" w14:textId="3115B2C4"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-0.009</w:t>
            </w:r>
          </w:p>
        </w:tc>
        <w:tc>
          <w:tcPr>
            <w:tcW w:w="731" w:type="dxa"/>
            <w:hideMark/>
          </w:tcPr>
          <w:p w14:paraId="02497E54" w14:textId="17B02CCE"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0.023</w:t>
            </w:r>
          </w:p>
        </w:tc>
        <w:tc>
          <w:tcPr>
            <w:tcW w:w="799" w:type="dxa"/>
            <w:hideMark/>
          </w:tcPr>
          <w:p w14:paraId="5880190E" w14:textId="76C4BAF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w:t>
            </w:r>
            <w:r w:rsidR="00704EF0">
              <w:rPr>
                <w:rFonts w:ascii="Helvetica Neue" w:hAnsi="Helvetica Neue"/>
                <w:color w:val="000000"/>
                <w:sz w:val="15"/>
                <w:szCs w:val="15"/>
              </w:rPr>
              <w:t>0</w:t>
            </w:r>
          </w:p>
        </w:tc>
      </w:tr>
      <w:tr w:rsidR="00FD1582" w:rsidRPr="00281DDB" w14:paraId="213EF89E"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1F9C513" w14:textId="77777777" w:rsidR="00FD1582" w:rsidRPr="00281DDB" w:rsidRDefault="00FD1582" w:rsidP="00FD1582">
            <w:pPr>
              <w:rPr>
                <w:rFonts w:ascii="Times New Roman" w:eastAsia="Times New Roman" w:hAnsi="Times New Roman" w:cs="Times New Roman"/>
              </w:rPr>
            </w:pPr>
          </w:p>
        </w:tc>
        <w:tc>
          <w:tcPr>
            <w:tcW w:w="630" w:type="dxa"/>
          </w:tcPr>
          <w:p w14:paraId="460A5C65"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16875726" w14:textId="167C5524"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0.195</w:t>
            </w:r>
          </w:p>
        </w:tc>
        <w:tc>
          <w:tcPr>
            <w:tcW w:w="810" w:type="dxa"/>
            <w:hideMark/>
          </w:tcPr>
          <w:p w14:paraId="61271914" w14:textId="7E9EA30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0.127</w:t>
            </w:r>
          </w:p>
        </w:tc>
        <w:tc>
          <w:tcPr>
            <w:tcW w:w="810" w:type="dxa"/>
            <w:hideMark/>
          </w:tcPr>
          <w:p w14:paraId="33FA1106" w14:textId="06644D05"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-0.008</w:t>
            </w:r>
          </w:p>
        </w:tc>
        <w:tc>
          <w:tcPr>
            <w:tcW w:w="731" w:type="dxa"/>
            <w:hideMark/>
          </w:tcPr>
          <w:p w14:paraId="1B6BD738" w14:textId="709E0253"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0.048</w:t>
            </w:r>
          </w:p>
        </w:tc>
        <w:tc>
          <w:tcPr>
            <w:tcW w:w="799" w:type="dxa"/>
            <w:hideMark/>
          </w:tcPr>
          <w:p w14:paraId="132C3020" w14:textId="483D3C5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-0.053</w:t>
            </w:r>
          </w:p>
        </w:tc>
      </w:tr>
      <w:tr w:rsidR="00FD1582" w:rsidRPr="00281DDB" w14:paraId="4101425A"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07D499B2"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02190268"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147E00DD" w14:textId="2085DC3F"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0.171</w:t>
            </w:r>
          </w:p>
        </w:tc>
        <w:tc>
          <w:tcPr>
            <w:tcW w:w="810" w:type="dxa"/>
            <w:tcBorders>
              <w:bottom w:val="single" w:sz="4" w:space="0" w:color="auto"/>
            </w:tcBorders>
            <w:hideMark/>
          </w:tcPr>
          <w:p w14:paraId="40F3D0CA" w14:textId="3D68016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0.124</w:t>
            </w:r>
          </w:p>
        </w:tc>
        <w:tc>
          <w:tcPr>
            <w:tcW w:w="810" w:type="dxa"/>
            <w:tcBorders>
              <w:bottom w:val="single" w:sz="4" w:space="0" w:color="auto"/>
            </w:tcBorders>
            <w:hideMark/>
          </w:tcPr>
          <w:p w14:paraId="649DB032" w14:textId="006F0E9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-0.005</w:t>
            </w:r>
          </w:p>
        </w:tc>
        <w:tc>
          <w:tcPr>
            <w:tcW w:w="731" w:type="dxa"/>
            <w:tcBorders>
              <w:bottom w:val="single" w:sz="4" w:space="0" w:color="auto"/>
            </w:tcBorders>
            <w:hideMark/>
          </w:tcPr>
          <w:p w14:paraId="107D4DB3" w14:textId="5520CF80"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0.095</w:t>
            </w:r>
          </w:p>
        </w:tc>
        <w:tc>
          <w:tcPr>
            <w:tcW w:w="799" w:type="dxa"/>
            <w:tcBorders>
              <w:bottom w:val="single" w:sz="4" w:space="0" w:color="auto"/>
            </w:tcBorders>
            <w:hideMark/>
          </w:tcPr>
          <w:p w14:paraId="321A9635" w14:textId="3A98C6B7"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-0.154</w:t>
            </w:r>
          </w:p>
        </w:tc>
      </w:tr>
      <w:tr w:rsidR="00FD1582" w:rsidRPr="00281DDB" w14:paraId="263532B7"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685B3B07" w14:textId="77777777" w:rsidR="00FD1582" w:rsidRPr="00281DDB" w:rsidRDefault="00FD1582" w:rsidP="00FD158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Driest Quarter (BIO17)</w:t>
            </w:r>
          </w:p>
        </w:tc>
        <w:tc>
          <w:tcPr>
            <w:tcW w:w="630" w:type="dxa"/>
            <w:tcBorders>
              <w:top w:val="single" w:sz="4" w:space="0" w:color="auto"/>
            </w:tcBorders>
          </w:tcPr>
          <w:p w14:paraId="0EF46E9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524236D2" w14:textId="0E9C795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810" w:type="dxa"/>
            <w:tcBorders>
              <w:top w:val="single" w:sz="4" w:space="0" w:color="auto"/>
            </w:tcBorders>
            <w:hideMark/>
          </w:tcPr>
          <w:p w14:paraId="513DEC15" w14:textId="3DB1FA9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-0.053</w:t>
            </w:r>
          </w:p>
        </w:tc>
        <w:tc>
          <w:tcPr>
            <w:tcW w:w="810" w:type="dxa"/>
            <w:tcBorders>
              <w:top w:val="single" w:sz="4" w:space="0" w:color="auto"/>
            </w:tcBorders>
            <w:hideMark/>
          </w:tcPr>
          <w:p w14:paraId="4F96BAA5" w14:textId="14AD3A69"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-0.225</w:t>
            </w:r>
          </w:p>
        </w:tc>
        <w:tc>
          <w:tcPr>
            <w:tcW w:w="731" w:type="dxa"/>
            <w:tcBorders>
              <w:top w:val="single" w:sz="4" w:space="0" w:color="auto"/>
            </w:tcBorders>
            <w:hideMark/>
          </w:tcPr>
          <w:p w14:paraId="64831DB0" w14:textId="166AD88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-0.048</w:t>
            </w:r>
          </w:p>
        </w:tc>
        <w:tc>
          <w:tcPr>
            <w:tcW w:w="799" w:type="dxa"/>
            <w:tcBorders>
              <w:top w:val="single" w:sz="4" w:space="0" w:color="auto"/>
            </w:tcBorders>
            <w:hideMark/>
          </w:tcPr>
          <w:p w14:paraId="1516C94C" w14:textId="09547D68"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0.205</w:t>
            </w:r>
          </w:p>
        </w:tc>
      </w:tr>
      <w:tr w:rsidR="00FD1582" w:rsidRPr="00281DDB" w14:paraId="70611534"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1E7629B" w14:textId="77777777" w:rsidR="00FD1582" w:rsidRPr="00281DDB" w:rsidRDefault="00FD1582" w:rsidP="00FD1582">
            <w:pPr>
              <w:rPr>
                <w:rFonts w:ascii="Times New Roman" w:eastAsia="Times New Roman" w:hAnsi="Times New Roman" w:cs="Times New Roman"/>
              </w:rPr>
            </w:pPr>
          </w:p>
        </w:tc>
        <w:tc>
          <w:tcPr>
            <w:tcW w:w="630" w:type="dxa"/>
          </w:tcPr>
          <w:p w14:paraId="04BEC322"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5509544" w14:textId="1D3166E5"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0.054</w:t>
            </w:r>
          </w:p>
        </w:tc>
        <w:tc>
          <w:tcPr>
            <w:tcW w:w="810" w:type="dxa"/>
            <w:hideMark/>
          </w:tcPr>
          <w:p w14:paraId="1F7B2819" w14:textId="73EFBB88"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-0.029</w:t>
            </w:r>
          </w:p>
        </w:tc>
        <w:tc>
          <w:tcPr>
            <w:tcW w:w="810" w:type="dxa"/>
            <w:hideMark/>
          </w:tcPr>
          <w:p w14:paraId="52BE0B1E" w14:textId="72A5D16B"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-0.251</w:t>
            </w:r>
          </w:p>
        </w:tc>
        <w:tc>
          <w:tcPr>
            <w:tcW w:w="731" w:type="dxa"/>
            <w:hideMark/>
          </w:tcPr>
          <w:p w14:paraId="5FBD550A" w14:textId="2050C12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0.018</w:t>
            </w:r>
          </w:p>
        </w:tc>
        <w:tc>
          <w:tcPr>
            <w:tcW w:w="799" w:type="dxa"/>
            <w:hideMark/>
          </w:tcPr>
          <w:p w14:paraId="7D7443FC" w14:textId="492A7F6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0.093</w:t>
            </w:r>
          </w:p>
        </w:tc>
      </w:tr>
      <w:tr w:rsidR="00FD1582" w:rsidRPr="00281DDB" w14:paraId="5504E76A"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7775311" w14:textId="77777777" w:rsidR="00FD1582" w:rsidRPr="00281DDB" w:rsidRDefault="00FD1582" w:rsidP="00FD1582">
            <w:pPr>
              <w:rPr>
                <w:rFonts w:ascii="Times New Roman" w:eastAsia="Times New Roman" w:hAnsi="Times New Roman" w:cs="Times New Roman"/>
              </w:rPr>
            </w:pPr>
          </w:p>
        </w:tc>
        <w:tc>
          <w:tcPr>
            <w:tcW w:w="630" w:type="dxa"/>
          </w:tcPr>
          <w:p w14:paraId="17BA91AA"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6B72DC1B" w14:textId="62950203"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0.078</w:t>
            </w:r>
          </w:p>
        </w:tc>
        <w:tc>
          <w:tcPr>
            <w:tcW w:w="810" w:type="dxa"/>
            <w:hideMark/>
          </w:tcPr>
          <w:p w14:paraId="3072DE3D" w14:textId="54D8EFA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810" w:type="dxa"/>
            <w:hideMark/>
          </w:tcPr>
          <w:p w14:paraId="41C48953" w14:textId="53E5E9E6"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-0.259</w:t>
            </w:r>
          </w:p>
        </w:tc>
        <w:tc>
          <w:tcPr>
            <w:tcW w:w="731" w:type="dxa"/>
            <w:hideMark/>
          </w:tcPr>
          <w:p w14:paraId="2BD513B7" w14:textId="75AA490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0.045</w:t>
            </w:r>
          </w:p>
        </w:tc>
        <w:tc>
          <w:tcPr>
            <w:tcW w:w="799" w:type="dxa"/>
            <w:hideMark/>
          </w:tcPr>
          <w:p w14:paraId="28620FCD" w14:textId="34D8823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0.042</w:t>
            </w:r>
          </w:p>
        </w:tc>
      </w:tr>
      <w:tr w:rsidR="00FD1582" w:rsidRPr="00281DDB" w14:paraId="395549C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382EB356" w14:textId="77777777" w:rsidR="00FD1582" w:rsidRPr="00281DDB" w:rsidRDefault="00FD1582" w:rsidP="00FD1582">
            <w:pPr>
              <w:rPr>
                <w:rFonts w:ascii="Times New Roman" w:eastAsia="Times New Roman" w:hAnsi="Times New Roman" w:cs="Times New Roman"/>
              </w:rPr>
            </w:pPr>
          </w:p>
        </w:tc>
        <w:tc>
          <w:tcPr>
            <w:tcW w:w="630" w:type="dxa"/>
          </w:tcPr>
          <w:p w14:paraId="72A2BE4F"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686BD542" w14:textId="166377AA"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0.091</w:t>
            </w:r>
          </w:p>
        </w:tc>
        <w:tc>
          <w:tcPr>
            <w:tcW w:w="810" w:type="dxa"/>
            <w:hideMark/>
          </w:tcPr>
          <w:p w14:paraId="0BE128DC" w14:textId="72ABE86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0.013</w:t>
            </w:r>
          </w:p>
        </w:tc>
        <w:tc>
          <w:tcPr>
            <w:tcW w:w="810" w:type="dxa"/>
            <w:hideMark/>
          </w:tcPr>
          <w:p w14:paraId="57E93844" w14:textId="264E3A32"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-0.246</w:t>
            </w:r>
          </w:p>
        </w:tc>
        <w:tc>
          <w:tcPr>
            <w:tcW w:w="731" w:type="dxa"/>
            <w:hideMark/>
          </w:tcPr>
          <w:p w14:paraId="29207952" w14:textId="0D23C38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0.061</w:t>
            </w:r>
          </w:p>
        </w:tc>
        <w:tc>
          <w:tcPr>
            <w:tcW w:w="799" w:type="dxa"/>
            <w:hideMark/>
          </w:tcPr>
          <w:p w14:paraId="5DDB18DA" w14:textId="33A98488"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0.005</w:t>
            </w:r>
          </w:p>
        </w:tc>
      </w:tr>
      <w:tr w:rsidR="00FD1582" w:rsidRPr="00281DDB" w14:paraId="6843A8EA"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17FBFDF5"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394A6F5B"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779EB73E" w14:textId="1809EEF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0.089</w:t>
            </w:r>
          </w:p>
        </w:tc>
        <w:tc>
          <w:tcPr>
            <w:tcW w:w="810" w:type="dxa"/>
            <w:tcBorders>
              <w:bottom w:val="single" w:sz="4" w:space="0" w:color="auto"/>
            </w:tcBorders>
            <w:hideMark/>
          </w:tcPr>
          <w:p w14:paraId="1EE8C6C7" w14:textId="26BE5A2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0.028</w:t>
            </w:r>
          </w:p>
        </w:tc>
        <w:tc>
          <w:tcPr>
            <w:tcW w:w="810" w:type="dxa"/>
            <w:tcBorders>
              <w:bottom w:val="single" w:sz="4" w:space="0" w:color="auto"/>
            </w:tcBorders>
            <w:hideMark/>
          </w:tcPr>
          <w:p w14:paraId="631E8081" w14:textId="6DA14A8E"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-0.232</w:t>
            </w:r>
          </w:p>
        </w:tc>
        <w:tc>
          <w:tcPr>
            <w:tcW w:w="731" w:type="dxa"/>
            <w:tcBorders>
              <w:bottom w:val="single" w:sz="4" w:space="0" w:color="auto"/>
            </w:tcBorders>
            <w:hideMark/>
          </w:tcPr>
          <w:p w14:paraId="2434C841" w14:textId="6890D19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0.095</w:t>
            </w:r>
          </w:p>
        </w:tc>
        <w:tc>
          <w:tcPr>
            <w:tcW w:w="799" w:type="dxa"/>
            <w:tcBorders>
              <w:bottom w:val="single" w:sz="4" w:space="0" w:color="auto"/>
            </w:tcBorders>
            <w:hideMark/>
          </w:tcPr>
          <w:p w14:paraId="17F334F7" w14:textId="39AA44C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-0.092</w:t>
            </w:r>
          </w:p>
        </w:tc>
      </w:tr>
      <w:tr w:rsidR="00FD1582" w:rsidRPr="00281DDB" w14:paraId="4AB06F4B"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06B41A43" w14:textId="77777777" w:rsidR="00FD1582" w:rsidRDefault="00FD1582" w:rsidP="00FD1582">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Annual PET</w:t>
            </w:r>
          </w:p>
          <w:p w14:paraId="46603C7A"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(PET.A)</w:t>
            </w:r>
          </w:p>
        </w:tc>
        <w:tc>
          <w:tcPr>
            <w:tcW w:w="630" w:type="dxa"/>
            <w:tcBorders>
              <w:top w:val="single" w:sz="4" w:space="0" w:color="auto"/>
            </w:tcBorders>
          </w:tcPr>
          <w:p w14:paraId="74FD00BD"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29124C7F" w14:textId="3D6E7956"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0.126</w:t>
            </w:r>
          </w:p>
        </w:tc>
        <w:tc>
          <w:tcPr>
            <w:tcW w:w="810" w:type="dxa"/>
            <w:tcBorders>
              <w:top w:val="single" w:sz="4" w:space="0" w:color="auto"/>
            </w:tcBorders>
            <w:hideMark/>
          </w:tcPr>
          <w:p w14:paraId="3E0D651A" w14:textId="543C8752"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-0.148</w:t>
            </w:r>
          </w:p>
        </w:tc>
        <w:tc>
          <w:tcPr>
            <w:tcW w:w="810" w:type="dxa"/>
            <w:tcBorders>
              <w:top w:val="single" w:sz="4" w:space="0" w:color="auto"/>
            </w:tcBorders>
            <w:hideMark/>
          </w:tcPr>
          <w:p w14:paraId="22EC5C6E" w14:textId="3DF10266"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0.091</w:t>
            </w:r>
          </w:p>
        </w:tc>
        <w:tc>
          <w:tcPr>
            <w:tcW w:w="731" w:type="dxa"/>
            <w:tcBorders>
              <w:top w:val="single" w:sz="4" w:space="0" w:color="auto"/>
            </w:tcBorders>
            <w:hideMark/>
          </w:tcPr>
          <w:p w14:paraId="60A2B476" w14:textId="628156B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w:t>
            </w:r>
            <w:r w:rsidR="00704EF0">
              <w:rPr>
                <w:rFonts w:ascii="Helvetica Neue" w:hAnsi="Helvetica Neue"/>
                <w:color w:val="000000"/>
                <w:sz w:val="15"/>
                <w:szCs w:val="15"/>
              </w:rPr>
              <w:t>0</w:t>
            </w:r>
          </w:p>
        </w:tc>
        <w:tc>
          <w:tcPr>
            <w:tcW w:w="799" w:type="dxa"/>
            <w:tcBorders>
              <w:top w:val="single" w:sz="4" w:space="0" w:color="auto"/>
            </w:tcBorders>
            <w:hideMark/>
          </w:tcPr>
          <w:p w14:paraId="5CF1FE2A" w14:textId="2177ACBD"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0.128</w:t>
            </w:r>
          </w:p>
        </w:tc>
      </w:tr>
      <w:tr w:rsidR="00FD1582" w:rsidRPr="00B15CDE" w14:paraId="20CA7E7A"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DAA6882" w14:textId="77777777" w:rsidR="00FD1582" w:rsidRPr="00281DDB" w:rsidRDefault="00FD1582" w:rsidP="00FD1582">
            <w:pPr>
              <w:rPr>
                <w:rFonts w:ascii="Times New Roman" w:eastAsia="Times New Roman" w:hAnsi="Times New Roman" w:cs="Times New Roman"/>
              </w:rPr>
            </w:pPr>
          </w:p>
        </w:tc>
        <w:tc>
          <w:tcPr>
            <w:tcW w:w="630" w:type="dxa"/>
          </w:tcPr>
          <w:p w14:paraId="3D784261"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49976685" w14:textId="075EACE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0.149</w:t>
            </w:r>
          </w:p>
        </w:tc>
        <w:tc>
          <w:tcPr>
            <w:tcW w:w="810" w:type="dxa"/>
            <w:hideMark/>
          </w:tcPr>
          <w:p w14:paraId="5044C9A4" w14:textId="23E7BB3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w:t>
            </w:r>
            <w:r w:rsidR="00704EF0">
              <w:rPr>
                <w:rFonts w:ascii="Helvetica Neue" w:hAnsi="Helvetica Neue"/>
                <w:color w:val="000000"/>
                <w:sz w:val="15"/>
                <w:szCs w:val="15"/>
              </w:rPr>
              <w:t>0</w:t>
            </w:r>
          </w:p>
        </w:tc>
        <w:tc>
          <w:tcPr>
            <w:tcW w:w="810" w:type="dxa"/>
            <w:hideMark/>
          </w:tcPr>
          <w:p w14:paraId="79F883CC" w14:textId="69725705"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w:t>
            </w:r>
            <w:r w:rsidR="00704EF0">
              <w:rPr>
                <w:rFonts w:ascii="Helvetica Neue" w:hAnsi="Helvetica Neue"/>
                <w:color w:val="000000"/>
                <w:sz w:val="15"/>
                <w:szCs w:val="15"/>
              </w:rPr>
              <w:t>00</w:t>
            </w:r>
          </w:p>
        </w:tc>
        <w:tc>
          <w:tcPr>
            <w:tcW w:w="731" w:type="dxa"/>
            <w:hideMark/>
          </w:tcPr>
          <w:p w14:paraId="4DE5268A" w14:textId="16E9C7D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w:t>
            </w:r>
            <w:r w:rsidR="00704EF0">
              <w:rPr>
                <w:rFonts w:ascii="Helvetica Neue" w:hAnsi="Helvetica Neue"/>
                <w:color w:val="000000"/>
                <w:sz w:val="15"/>
                <w:szCs w:val="15"/>
              </w:rPr>
              <w:t>0</w:t>
            </w:r>
          </w:p>
        </w:tc>
        <w:tc>
          <w:tcPr>
            <w:tcW w:w="799" w:type="dxa"/>
            <w:hideMark/>
          </w:tcPr>
          <w:p w14:paraId="6B0458AB" w14:textId="57A7C42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-0.023</w:t>
            </w:r>
          </w:p>
        </w:tc>
      </w:tr>
      <w:tr w:rsidR="00FD1582" w:rsidRPr="00B15CDE" w14:paraId="2F09AC4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1362C698" w14:textId="77777777" w:rsidR="00FD1582" w:rsidRPr="00281DDB" w:rsidRDefault="00FD1582" w:rsidP="00FD1582">
            <w:pPr>
              <w:rPr>
                <w:rFonts w:ascii="Times New Roman" w:eastAsia="Times New Roman" w:hAnsi="Times New Roman" w:cs="Times New Roman"/>
              </w:rPr>
            </w:pPr>
          </w:p>
        </w:tc>
        <w:tc>
          <w:tcPr>
            <w:tcW w:w="630" w:type="dxa"/>
          </w:tcPr>
          <w:p w14:paraId="4F697881"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1C40CB0D" w14:textId="2BD7377D"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0.154</w:t>
            </w:r>
          </w:p>
        </w:tc>
        <w:tc>
          <w:tcPr>
            <w:tcW w:w="810" w:type="dxa"/>
            <w:hideMark/>
          </w:tcPr>
          <w:p w14:paraId="7CBA718F" w14:textId="7D9080F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-0.165</w:t>
            </w:r>
          </w:p>
        </w:tc>
        <w:tc>
          <w:tcPr>
            <w:tcW w:w="810" w:type="dxa"/>
            <w:hideMark/>
          </w:tcPr>
          <w:p w14:paraId="17A371DD" w14:textId="037EA05C"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0.113</w:t>
            </w:r>
          </w:p>
        </w:tc>
        <w:tc>
          <w:tcPr>
            <w:tcW w:w="731" w:type="dxa"/>
            <w:hideMark/>
          </w:tcPr>
          <w:p w14:paraId="7453E8F3" w14:textId="79EAB5F1"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-0.044</w:t>
            </w:r>
          </w:p>
        </w:tc>
        <w:tc>
          <w:tcPr>
            <w:tcW w:w="799" w:type="dxa"/>
            <w:hideMark/>
          </w:tcPr>
          <w:p w14:paraId="521C9EEC" w14:textId="532CB8C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-0.078</w:t>
            </w:r>
          </w:p>
        </w:tc>
      </w:tr>
      <w:tr w:rsidR="00FD1582" w:rsidRPr="00B15CDE" w14:paraId="5C45D63F"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12248BB" w14:textId="77777777" w:rsidR="00FD1582" w:rsidRPr="00281DDB" w:rsidRDefault="00FD1582" w:rsidP="00FD1582">
            <w:pPr>
              <w:rPr>
                <w:rFonts w:ascii="Times New Roman" w:eastAsia="Times New Roman" w:hAnsi="Times New Roman" w:cs="Times New Roman"/>
              </w:rPr>
            </w:pPr>
          </w:p>
        </w:tc>
        <w:tc>
          <w:tcPr>
            <w:tcW w:w="630" w:type="dxa"/>
          </w:tcPr>
          <w:p w14:paraId="3B4CDEDD"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0F0E8F37" w14:textId="7F3BFE9A"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0.152</w:t>
            </w:r>
          </w:p>
        </w:tc>
        <w:tc>
          <w:tcPr>
            <w:tcW w:w="810" w:type="dxa"/>
            <w:hideMark/>
          </w:tcPr>
          <w:p w14:paraId="3C98FD09" w14:textId="03CF00A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-0.151</w:t>
            </w:r>
          </w:p>
        </w:tc>
        <w:tc>
          <w:tcPr>
            <w:tcW w:w="810" w:type="dxa"/>
            <w:hideMark/>
          </w:tcPr>
          <w:p w14:paraId="543003C2" w14:textId="06C126CD"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0.121</w:t>
            </w:r>
          </w:p>
        </w:tc>
        <w:tc>
          <w:tcPr>
            <w:tcW w:w="731" w:type="dxa"/>
            <w:hideMark/>
          </w:tcPr>
          <w:p w14:paraId="510CF9E0" w14:textId="29E4AF9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0.006</w:t>
            </w:r>
          </w:p>
        </w:tc>
        <w:tc>
          <w:tcPr>
            <w:tcW w:w="799" w:type="dxa"/>
            <w:hideMark/>
          </w:tcPr>
          <w:p w14:paraId="79DADC64" w14:textId="21A5210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w:t>
            </w:r>
            <w:r w:rsidR="00704EF0">
              <w:rPr>
                <w:rFonts w:ascii="Helvetica Neue" w:hAnsi="Helvetica Neue"/>
                <w:color w:val="000000"/>
                <w:sz w:val="15"/>
                <w:szCs w:val="15"/>
              </w:rPr>
              <w:t>0</w:t>
            </w:r>
          </w:p>
        </w:tc>
      </w:tr>
      <w:tr w:rsidR="00FD1582" w:rsidRPr="00B15CDE" w14:paraId="6B6EC56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7E391AB4"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6FC27A34"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12D6FED3" w14:textId="49101E25"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0.124</w:t>
            </w:r>
          </w:p>
        </w:tc>
        <w:tc>
          <w:tcPr>
            <w:tcW w:w="810" w:type="dxa"/>
            <w:tcBorders>
              <w:bottom w:val="single" w:sz="4" w:space="0" w:color="auto"/>
            </w:tcBorders>
            <w:hideMark/>
          </w:tcPr>
          <w:p w14:paraId="5CFAA7B6" w14:textId="4F55D49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-0.107</w:t>
            </w:r>
          </w:p>
        </w:tc>
        <w:tc>
          <w:tcPr>
            <w:tcW w:w="810" w:type="dxa"/>
            <w:tcBorders>
              <w:bottom w:val="single" w:sz="4" w:space="0" w:color="auto"/>
            </w:tcBorders>
            <w:hideMark/>
          </w:tcPr>
          <w:p w14:paraId="1700E0C3" w14:textId="68E99BA7"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0.121</w:t>
            </w:r>
          </w:p>
        </w:tc>
        <w:tc>
          <w:tcPr>
            <w:tcW w:w="731" w:type="dxa"/>
            <w:tcBorders>
              <w:bottom w:val="single" w:sz="4" w:space="0" w:color="auto"/>
            </w:tcBorders>
            <w:hideMark/>
          </w:tcPr>
          <w:p w14:paraId="17BB650B" w14:textId="18298448"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0.091</w:t>
            </w:r>
          </w:p>
        </w:tc>
        <w:tc>
          <w:tcPr>
            <w:tcW w:w="799" w:type="dxa"/>
            <w:tcBorders>
              <w:bottom w:val="single" w:sz="4" w:space="0" w:color="auto"/>
            </w:tcBorders>
            <w:hideMark/>
          </w:tcPr>
          <w:p w14:paraId="0B20266C" w14:textId="0CF7269E"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-0.255</w:t>
            </w:r>
          </w:p>
        </w:tc>
      </w:tr>
      <w:tr w:rsidR="00FD1582" w:rsidRPr="00281DDB" w14:paraId="375D4536"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13976419" w14:textId="77777777" w:rsidR="00FD1582" w:rsidRDefault="00FD1582" w:rsidP="00FD158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PET</w:t>
            </w:r>
            <w:r>
              <w:rPr>
                <w:rFonts w:ascii="Helvetica Neue" w:eastAsia="Times New Roman" w:hAnsi="Helvetica Neue" w:cs="Times New Roman"/>
                <w:b/>
                <w:bCs/>
                <w:color w:val="000000"/>
                <w:sz w:val="15"/>
                <w:szCs w:val="15"/>
              </w:rPr>
              <w:t xml:space="preserve"> of the Wettest Quarter</w:t>
            </w:r>
          </w:p>
          <w:p w14:paraId="31E7D3BF"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(PET.W)</w:t>
            </w:r>
          </w:p>
          <w:p w14:paraId="25B316DD" w14:textId="77777777" w:rsidR="00FD1582" w:rsidRPr="00281DDB" w:rsidRDefault="00FD1582" w:rsidP="00FD1582">
            <w:pPr>
              <w:rPr>
                <w:rFonts w:ascii="Times New Roman" w:eastAsia="Times New Roman" w:hAnsi="Times New Roman" w:cs="Times New Roman"/>
              </w:rPr>
            </w:pPr>
          </w:p>
        </w:tc>
        <w:tc>
          <w:tcPr>
            <w:tcW w:w="630" w:type="dxa"/>
            <w:tcBorders>
              <w:top w:val="single" w:sz="4" w:space="0" w:color="auto"/>
            </w:tcBorders>
          </w:tcPr>
          <w:p w14:paraId="6280D2E8"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0327F816" w14:textId="2C9E6610"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0.107</w:t>
            </w:r>
          </w:p>
        </w:tc>
        <w:tc>
          <w:tcPr>
            <w:tcW w:w="810" w:type="dxa"/>
            <w:tcBorders>
              <w:top w:val="single" w:sz="4" w:space="0" w:color="auto"/>
            </w:tcBorders>
            <w:hideMark/>
          </w:tcPr>
          <w:p w14:paraId="2F650363" w14:textId="47008DF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-0.119</w:t>
            </w:r>
          </w:p>
        </w:tc>
        <w:tc>
          <w:tcPr>
            <w:tcW w:w="810" w:type="dxa"/>
            <w:tcBorders>
              <w:top w:val="single" w:sz="4" w:space="0" w:color="auto"/>
            </w:tcBorders>
            <w:hideMark/>
          </w:tcPr>
          <w:p w14:paraId="513FCAED" w14:textId="4FF45D22"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0.056</w:t>
            </w:r>
          </w:p>
        </w:tc>
        <w:tc>
          <w:tcPr>
            <w:tcW w:w="731" w:type="dxa"/>
            <w:tcBorders>
              <w:top w:val="single" w:sz="4" w:space="0" w:color="auto"/>
            </w:tcBorders>
            <w:hideMark/>
          </w:tcPr>
          <w:p w14:paraId="1758CE67" w14:textId="2E7B07EC"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-0.251</w:t>
            </w:r>
          </w:p>
        </w:tc>
        <w:tc>
          <w:tcPr>
            <w:tcW w:w="799" w:type="dxa"/>
            <w:tcBorders>
              <w:top w:val="single" w:sz="4" w:space="0" w:color="auto"/>
            </w:tcBorders>
            <w:hideMark/>
          </w:tcPr>
          <w:p w14:paraId="44F2F2E6" w14:textId="2B39054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0.038</w:t>
            </w:r>
          </w:p>
        </w:tc>
      </w:tr>
      <w:tr w:rsidR="00FD1582" w:rsidRPr="00281DDB" w14:paraId="4270EE7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1034F26D" w14:textId="77777777" w:rsidR="00FD1582" w:rsidRPr="00281DDB" w:rsidRDefault="00FD1582" w:rsidP="00FD1582">
            <w:pPr>
              <w:rPr>
                <w:rFonts w:ascii="Times New Roman" w:eastAsia="Times New Roman" w:hAnsi="Times New Roman" w:cs="Times New Roman"/>
              </w:rPr>
            </w:pPr>
          </w:p>
        </w:tc>
        <w:tc>
          <w:tcPr>
            <w:tcW w:w="630" w:type="dxa"/>
          </w:tcPr>
          <w:p w14:paraId="5A44EFDA"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1B25723" w14:textId="56F10F24"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0.08</w:t>
            </w:r>
            <w:r w:rsidR="00704EF0">
              <w:rPr>
                <w:rFonts w:ascii="Helvetica Neue" w:hAnsi="Helvetica Neue"/>
                <w:color w:val="000000"/>
                <w:sz w:val="15"/>
                <w:szCs w:val="15"/>
              </w:rPr>
              <w:t>0</w:t>
            </w:r>
          </w:p>
        </w:tc>
        <w:tc>
          <w:tcPr>
            <w:tcW w:w="810" w:type="dxa"/>
            <w:hideMark/>
          </w:tcPr>
          <w:p w14:paraId="51C5A47E" w14:textId="726FA36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-0.156</w:t>
            </w:r>
          </w:p>
        </w:tc>
        <w:tc>
          <w:tcPr>
            <w:tcW w:w="810" w:type="dxa"/>
            <w:hideMark/>
          </w:tcPr>
          <w:p w14:paraId="26445A41" w14:textId="7F106A5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w:t>
            </w:r>
          </w:p>
        </w:tc>
        <w:tc>
          <w:tcPr>
            <w:tcW w:w="731" w:type="dxa"/>
            <w:hideMark/>
          </w:tcPr>
          <w:p w14:paraId="27473958" w14:textId="77791FE2"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-0.236</w:t>
            </w:r>
          </w:p>
        </w:tc>
        <w:tc>
          <w:tcPr>
            <w:tcW w:w="799" w:type="dxa"/>
            <w:hideMark/>
          </w:tcPr>
          <w:p w14:paraId="726FB49D" w14:textId="47DC440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-0.099</w:t>
            </w:r>
          </w:p>
        </w:tc>
      </w:tr>
      <w:tr w:rsidR="00FD1582" w:rsidRPr="00281DDB" w14:paraId="4FE8D425"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0178EF6D" w14:textId="77777777" w:rsidR="00FD1582" w:rsidRPr="00281DDB" w:rsidRDefault="00FD1582" w:rsidP="00FD1582">
            <w:pPr>
              <w:rPr>
                <w:rFonts w:ascii="Times New Roman" w:eastAsia="Times New Roman" w:hAnsi="Times New Roman" w:cs="Times New Roman"/>
              </w:rPr>
            </w:pPr>
          </w:p>
        </w:tc>
        <w:tc>
          <w:tcPr>
            <w:tcW w:w="630" w:type="dxa"/>
          </w:tcPr>
          <w:p w14:paraId="1785D1D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03CEC84C" w14:textId="34043BFD"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0.072</w:t>
            </w:r>
          </w:p>
        </w:tc>
        <w:tc>
          <w:tcPr>
            <w:tcW w:w="810" w:type="dxa"/>
            <w:hideMark/>
          </w:tcPr>
          <w:p w14:paraId="2EE6BF46" w14:textId="7FBE94D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-0.169</w:t>
            </w:r>
          </w:p>
        </w:tc>
        <w:tc>
          <w:tcPr>
            <w:tcW w:w="810" w:type="dxa"/>
            <w:hideMark/>
          </w:tcPr>
          <w:p w14:paraId="6544B057" w14:textId="7AD33B02"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-0.051</w:t>
            </w:r>
          </w:p>
        </w:tc>
        <w:tc>
          <w:tcPr>
            <w:tcW w:w="731" w:type="dxa"/>
            <w:hideMark/>
          </w:tcPr>
          <w:p w14:paraId="172DDBE0" w14:textId="4D5126D4"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-0.217</w:t>
            </w:r>
          </w:p>
        </w:tc>
        <w:tc>
          <w:tcPr>
            <w:tcW w:w="799" w:type="dxa"/>
            <w:hideMark/>
          </w:tcPr>
          <w:p w14:paraId="5558EF80" w14:textId="12F1EFD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-0.146</w:t>
            </w:r>
          </w:p>
        </w:tc>
      </w:tr>
      <w:tr w:rsidR="00FD1582" w:rsidRPr="00281DDB" w14:paraId="534341C0"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321F76B2" w14:textId="77777777" w:rsidR="00FD1582" w:rsidRPr="00281DDB" w:rsidRDefault="00FD1582" w:rsidP="00FD1582">
            <w:pPr>
              <w:rPr>
                <w:rFonts w:ascii="Times New Roman" w:eastAsia="Times New Roman" w:hAnsi="Times New Roman" w:cs="Times New Roman"/>
              </w:rPr>
            </w:pPr>
          </w:p>
        </w:tc>
        <w:tc>
          <w:tcPr>
            <w:tcW w:w="630" w:type="dxa"/>
          </w:tcPr>
          <w:p w14:paraId="7C1949AD"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712C68D5" w14:textId="7AABBC01"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0.056</w:t>
            </w:r>
          </w:p>
        </w:tc>
        <w:tc>
          <w:tcPr>
            <w:tcW w:w="810" w:type="dxa"/>
            <w:hideMark/>
          </w:tcPr>
          <w:p w14:paraId="4FBE9E4D" w14:textId="3F83A9C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-0.167</w:t>
            </w:r>
          </w:p>
        </w:tc>
        <w:tc>
          <w:tcPr>
            <w:tcW w:w="810" w:type="dxa"/>
            <w:hideMark/>
          </w:tcPr>
          <w:p w14:paraId="5ECBD19A" w14:textId="690DE60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-0.079</w:t>
            </w:r>
          </w:p>
        </w:tc>
        <w:tc>
          <w:tcPr>
            <w:tcW w:w="731" w:type="dxa"/>
            <w:hideMark/>
          </w:tcPr>
          <w:p w14:paraId="4C34F4C9" w14:textId="31AB3EE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-0.178</w:t>
            </w:r>
          </w:p>
        </w:tc>
        <w:tc>
          <w:tcPr>
            <w:tcW w:w="799" w:type="dxa"/>
            <w:hideMark/>
          </w:tcPr>
          <w:p w14:paraId="269F95D1" w14:textId="51162D11"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-0.183</w:t>
            </w:r>
          </w:p>
        </w:tc>
      </w:tr>
      <w:tr w:rsidR="00FD1582" w:rsidRPr="00281DDB" w14:paraId="02EF776A"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563E3FE3"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2D25B8D7"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1B30CDA0" w14:textId="561B263C"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0.032</w:t>
            </w:r>
          </w:p>
        </w:tc>
        <w:tc>
          <w:tcPr>
            <w:tcW w:w="810" w:type="dxa"/>
            <w:tcBorders>
              <w:bottom w:val="single" w:sz="4" w:space="0" w:color="auto"/>
            </w:tcBorders>
            <w:hideMark/>
          </w:tcPr>
          <w:p w14:paraId="3A4D2B79" w14:textId="32DE330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-0.158</w:t>
            </w:r>
          </w:p>
        </w:tc>
        <w:tc>
          <w:tcPr>
            <w:tcW w:w="810" w:type="dxa"/>
            <w:tcBorders>
              <w:bottom w:val="single" w:sz="4" w:space="0" w:color="auto"/>
            </w:tcBorders>
            <w:hideMark/>
          </w:tcPr>
          <w:p w14:paraId="3D898B36" w14:textId="2558AD0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731" w:type="dxa"/>
            <w:tcBorders>
              <w:bottom w:val="single" w:sz="4" w:space="0" w:color="auto"/>
            </w:tcBorders>
            <w:hideMark/>
          </w:tcPr>
          <w:p w14:paraId="60AE70AE" w14:textId="3555490B"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-0.123</w:t>
            </w:r>
          </w:p>
        </w:tc>
        <w:tc>
          <w:tcPr>
            <w:tcW w:w="799" w:type="dxa"/>
            <w:tcBorders>
              <w:bottom w:val="single" w:sz="4" w:space="0" w:color="auto"/>
            </w:tcBorders>
            <w:hideMark/>
          </w:tcPr>
          <w:p w14:paraId="1F25A9CA" w14:textId="6490B2A1"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-0.219</w:t>
            </w:r>
          </w:p>
        </w:tc>
      </w:tr>
      <w:tr w:rsidR="00FD1582" w:rsidRPr="00281DDB" w14:paraId="0DCA7E0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37C4C67F" w14:textId="77777777" w:rsidR="00FD1582" w:rsidRDefault="00FD1582" w:rsidP="00FD1582">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PET of the Driest Quarter</w:t>
            </w:r>
          </w:p>
          <w:p w14:paraId="12FFB754"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(PET.D)</w:t>
            </w:r>
          </w:p>
        </w:tc>
        <w:tc>
          <w:tcPr>
            <w:tcW w:w="630" w:type="dxa"/>
            <w:tcBorders>
              <w:top w:val="single" w:sz="4" w:space="0" w:color="auto"/>
            </w:tcBorders>
          </w:tcPr>
          <w:p w14:paraId="7728DD0A"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75B4CC6E" w14:textId="14CA8DDF"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810" w:type="dxa"/>
            <w:tcBorders>
              <w:top w:val="single" w:sz="4" w:space="0" w:color="auto"/>
            </w:tcBorders>
            <w:hideMark/>
          </w:tcPr>
          <w:p w14:paraId="34138548" w14:textId="6281D313" w:rsidR="00FD1582" w:rsidRPr="002D238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0.022</w:t>
            </w:r>
          </w:p>
        </w:tc>
        <w:tc>
          <w:tcPr>
            <w:tcW w:w="810" w:type="dxa"/>
            <w:tcBorders>
              <w:top w:val="single" w:sz="4" w:space="0" w:color="auto"/>
            </w:tcBorders>
            <w:hideMark/>
          </w:tcPr>
          <w:p w14:paraId="6BECF598" w14:textId="62ADF7CE"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0.201</w:t>
            </w:r>
          </w:p>
        </w:tc>
        <w:tc>
          <w:tcPr>
            <w:tcW w:w="731" w:type="dxa"/>
            <w:tcBorders>
              <w:top w:val="single" w:sz="4" w:space="0" w:color="auto"/>
            </w:tcBorders>
            <w:hideMark/>
          </w:tcPr>
          <w:p w14:paraId="7C96AB45" w14:textId="2CCB88A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0.051</w:t>
            </w:r>
          </w:p>
        </w:tc>
        <w:tc>
          <w:tcPr>
            <w:tcW w:w="799" w:type="dxa"/>
            <w:tcBorders>
              <w:top w:val="single" w:sz="4" w:space="0" w:color="auto"/>
            </w:tcBorders>
            <w:hideMark/>
          </w:tcPr>
          <w:p w14:paraId="3B357B5D" w14:textId="26C78333"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0.169</w:t>
            </w:r>
          </w:p>
        </w:tc>
      </w:tr>
      <w:tr w:rsidR="00FD1582" w:rsidRPr="00281DDB" w14:paraId="19E8427F"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C515A7D" w14:textId="77777777" w:rsidR="00FD1582" w:rsidRPr="00281DDB" w:rsidRDefault="00FD1582" w:rsidP="00FD1582">
            <w:pPr>
              <w:rPr>
                <w:rFonts w:ascii="Times New Roman" w:eastAsia="Times New Roman" w:hAnsi="Times New Roman" w:cs="Times New Roman"/>
              </w:rPr>
            </w:pPr>
          </w:p>
        </w:tc>
        <w:tc>
          <w:tcPr>
            <w:tcW w:w="630" w:type="dxa"/>
          </w:tcPr>
          <w:p w14:paraId="48092AA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2B52554" w14:textId="72CC604C"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0.092</w:t>
            </w:r>
          </w:p>
        </w:tc>
        <w:tc>
          <w:tcPr>
            <w:tcW w:w="810" w:type="dxa"/>
            <w:hideMark/>
          </w:tcPr>
          <w:p w14:paraId="1A65BBE5" w14:textId="377BAF73" w:rsidR="00FD1582" w:rsidRPr="002D238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0.039</w:t>
            </w:r>
          </w:p>
        </w:tc>
        <w:tc>
          <w:tcPr>
            <w:tcW w:w="810" w:type="dxa"/>
            <w:hideMark/>
          </w:tcPr>
          <w:p w14:paraId="4BE5F265" w14:textId="5D93A62A"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0.198</w:t>
            </w:r>
          </w:p>
        </w:tc>
        <w:tc>
          <w:tcPr>
            <w:tcW w:w="731" w:type="dxa"/>
            <w:hideMark/>
          </w:tcPr>
          <w:p w14:paraId="4F90DAFE" w14:textId="1E5A281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0.159</w:t>
            </w:r>
          </w:p>
        </w:tc>
        <w:tc>
          <w:tcPr>
            <w:tcW w:w="799" w:type="dxa"/>
            <w:hideMark/>
          </w:tcPr>
          <w:p w14:paraId="032E1500" w14:textId="2E89EBA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0.092</w:t>
            </w:r>
          </w:p>
        </w:tc>
      </w:tr>
      <w:tr w:rsidR="00FD1582" w:rsidRPr="00281DDB" w14:paraId="27A3D518"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7E4BBD07" w14:textId="77777777" w:rsidR="00FD1582" w:rsidRPr="00281DDB" w:rsidRDefault="00FD1582" w:rsidP="00FD1582">
            <w:pPr>
              <w:rPr>
                <w:rFonts w:ascii="Times New Roman" w:eastAsia="Times New Roman" w:hAnsi="Times New Roman" w:cs="Times New Roman"/>
              </w:rPr>
            </w:pPr>
          </w:p>
        </w:tc>
        <w:tc>
          <w:tcPr>
            <w:tcW w:w="630" w:type="dxa"/>
          </w:tcPr>
          <w:p w14:paraId="3A9FC3E8"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1E2B799E" w14:textId="1DF27ED5"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0.078</w:t>
            </w:r>
          </w:p>
        </w:tc>
        <w:tc>
          <w:tcPr>
            <w:tcW w:w="810" w:type="dxa"/>
            <w:hideMark/>
          </w:tcPr>
          <w:p w14:paraId="04E5702E" w14:textId="78DEACBE" w:rsidR="00FD1582" w:rsidRPr="002D238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0.04</w:t>
            </w:r>
            <w:r w:rsidR="00704EF0">
              <w:rPr>
                <w:rFonts w:ascii="Helvetica Neue" w:hAnsi="Helvetica Neue"/>
                <w:color w:val="000000"/>
                <w:sz w:val="15"/>
                <w:szCs w:val="15"/>
              </w:rPr>
              <w:t>0</w:t>
            </w:r>
          </w:p>
        </w:tc>
        <w:tc>
          <w:tcPr>
            <w:tcW w:w="810" w:type="dxa"/>
            <w:hideMark/>
          </w:tcPr>
          <w:p w14:paraId="710D36A7" w14:textId="4EA8155A"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0.194</w:t>
            </w:r>
          </w:p>
        </w:tc>
        <w:tc>
          <w:tcPr>
            <w:tcW w:w="731" w:type="dxa"/>
            <w:hideMark/>
          </w:tcPr>
          <w:p w14:paraId="22F68960" w14:textId="61071368"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0.213</w:t>
            </w:r>
          </w:p>
        </w:tc>
        <w:tc>
          <w:tcPr>
            <w:tcW w:w="799" w:type="dxa"/>
            <w:hideMark/>
          </w:tcPr>
          <w:p w14:paraId="6700E025" w14:textId="42459AE6"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0.048</w:t>
            </w:r>
          </w:p>
        </w:tc>
      </w:tr>
      <w:tr w:rsidR="00FD1582" w:rsidRPr="00281DDB" w14:paraId="6D17FE1F"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332B18A" w14:textId="77777777" w:rsidR="00FD1582" w:rsidRPr="00281DDB" w:rsidRDefault="00FD1582" w:rsidP="00FD1582">
            <w:pPr>
              <w:rPr>
                <w:rFonts w:ascii="Times New Roman" w:eastAsia="Times New Roman" w:hAnsi="Times New Roman" w:cs="Times New Roman"/>
              </w:rPr>
            </w:pPr>
          </w:p>
        </w:tc>
        <w:tc>
          <w:tcPr>
            <w:tcW w:w="630" w:type="dxa"/>
          </w:tcPr>
          <w:p w14:paraId="5AD1E155"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40BE70CA" w14:textId="5214D216"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0.059</w:t>
            </w:r>
          </w:p>
        </w:tc>
        <w:tc>
          <w:tcPr>
            <w:tcW w:w="810" w:type="dxa"/>
            <w:hideMark/>
          </w:tcPr>
          <w:p w14:paraId="64F9D956" w14:textId="58384108" w:rsidR="00FD1582" w:rsidRPr="002D238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0.038</w:t>
            </w:r>
          </w:p>
        </w:tc>
        <w:tc>
          <w:tcPr>
            <w:tcW w:w="810" w:type="dxa"/>
            <w:hideMark/>
          </w:tcPr>
          <w:p w14:paraId="60139DEB" w14:textId="512DEAC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0.172</w:t>
            </w:r>
          </w:p>
        </w:tc>
        <w:tc>
          <w:tcPr>
            <w:tcW w:w="731" w:type="dxa"/>
            <w:hideMark/>
          </w:tcPr>
          <w:p w14:paraId="6B9E2CDD" w14:textId="33D91170"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0.251</w:t>
            </w:r>
          </w:p>
        </w:tc>
        <w:tc>
          <w:tcPr>
            <w:tcW w:w="799" w:type="dxa"/>
            <w:hideMark/>
          </w:tcPr>
          <w:p w14:paraId="2E2C1B17" w14:textId="7DB064F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-0.001</w:t>
            </w:r>
          </w:p>
        </w:tc>
      </w:tr>
      <w:tr w:rsidR="00FD1582" w:rsidRPr="00281DDB" w14:paraId="7A26F45B"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4C7CD104"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6B6B53B4"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0F7704A6" w14:textId="623386EA"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0.006</w:t>
            </w:r>
          </w:p>
        </w:tc>
        <w:tc>
          <w:tcPr>
            <w:tcW w:w="810" w:type="dxa"/>
            <w:tcBorders>
              <w:bottom w:val="single" w:sz="4" w:space="0" w:color="auto"/>
            </w:tcBorders>
            <w:hideMark/>
          </w:tcPr>
          <w:p w14:paraId="63FA0947" w14:textId="38293DB1"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0.033</w:t>
            </w:r>
          </w:p>
        </w:tc>
        <w:tc>
          <w:tcPr>
            <w:tcW w:w="810" w:type="dxa"/>
            <w:tcBorders>
              <w:bottom w:val="single" w:sz="4" w:space="0" w:color="auto"/>
            </w:tcBorders>
            <w:hideMark/>
          </w:tcPr>
          <w:p w14:paraId="0A42D2BF" w14:textId="5E2C7A32"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731" w:type="dxa"/>
            <w:tcBorders>
              <w:bottom w:val="single" w:sz="4" w:space="0" w:color="auto"/>
            </w:tcBorders>
            <w:hideMark/>
          </w:tcPr>
          <w:p w14:paraId="409B96B8" w14:textId="42633301"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0.3</w:t>
            </w:r>
            <w:r w:rsidR="00704EF0" w:rsidRPr="00704EF0">
              <w:rPr>
                <w:rFonts w:ascii="Helvetica Neue" w:hAnsi="Helvetica Neue"/>
                <w:b/>
                <w:color w:val="000000"/>
                <w:sz w:val="15"/>
                <w:szCs w:val="15"/>
              </w:rPr>
              <w:t>00</w:t>
            </w:r>
          </w:p>
        </w:tc>
        <w:tc>
          <w:tcPr>
            <w:tcW w:w="799" w:type="dxa"/>
            <w:tcBorders>
              <w:bottom w:val="single" w:sz="4" w:space="0" w:color="auto"/>
            </w:tcBorders>
            <w:hideMark/>
          </w:tcPr>
          <w:p w14:paraId="2BF1E690" w14:textId="7B447E3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-0.095</w:t>
            </w:r>
          </w:p>
        </w:tc>
      </w:tr>
      <w:tr w:rsidR="00FD1582" w:rsidRPr="00281DDB" w14:paraId="17D37596"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7F7F7F" w:themeColor="text1" w:themeTint="80"/>
            </w:tcBorders>
            <w:vAlign w:val="center"/>
            <w:hideMark/>
          </w:tcPr>
          <w:p w14:paraId="4379434A" w14:textId="77777777" w:rsidR="00FD1582" w:rsidRPr="00281DDB" w:rsidRDefault="00FD1582" w:rsidP="00FD158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Climatic</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Moisture</w:t>
            </w:r>
            <w:r>
              <w:rPr>
                <w:rFonts w:ascii="Helvetica Neue" w:eastAsia="Times New Roman" w:hAnsi="Helvetica Neue" w:cs="Times New Roman"/>
                <w:b/>
                <w:bCs/>
                <w:color w:val="000000"/>
                <w:sz w:val="15"/>
                <w:szCs w:val="15"/>
              </w:rPr>
              <w:t xml:space="preserve"> (CM)</w:t>
            </w:r>
          </w:p>
          <w:p w14:paraId="1E174E05" w14:textId="77777777" w:rsidR="00FD1582" w:rsidRPr="00281DDB" w:rsidRDefault="00FD1582" w:rsidP="00FD1582">
            <w:pPr>
              <w:rPr>
                <w:rFonts w:ascii="Times New Roman" w:eastAsia="Times New Roman" w:hAnsi="Times New Roman" w:cs="Times New Roman"/>
              </w:rPr>
            </w:pPr>
          </w:p>
        </w:tc>
        <w:tc>
          <w:tcPr>
            <w:tcW w:w="630" w:type="dxa"/>
            <w:tcBorders>
              <w:top w:val="single" w:sz="4" w:space="0" w:color="7F7F7F" w:themeColor="text1" w:themeTint="80"/>
            </w:tcBorders>
          </w:tcPr>
          <w:p w14:paraId="7F18CB03"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7F7F7F" w:themeColor="text1" w:themeTint="80"/>
            </w:tcBorders>
            <w:hideMark/>
          </w:tcPr>
          <w:p w14:paraId="753130F1" w14:textId="1764A97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0.133</w:t>
            </w:r>
          </w:p>
        </w:tc>
        <w:tc>
          <w:tcPr>
            <w:tcW w:w="810" w:type="dxa"/>
            <w:tcBorders>
              <w:top w:val="single" w:sz="4" w:space="0" w:color="7F7F7F" w:themeColor="text1" w:themeTint="80"/>
            </w:tcBorders>
            <w:hideMark/>
          </w:tcPr>
          <w:p w14:paraId="7B2F7B51" w14:textId="38B1E3DD"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0.101</w:t>
            </w:r>
          </w:p>
        </w:tc>
        <w:tc>
          <w:tcPr>
            <w:tcW w:w="810" w:type="dxa"/>
            <w:tcBorders>
              <w:top w:val="single" w:sz="4" w:space="0" w:color="7F7F7F" w:themeColor="text1" w:themeTint="80"/>
            </w:tcBorders>
            <w:hideMark/>
          </w:tcPr>
          <w:p w14:paraId="679AD6AC" w14:textId="020519B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w:t>
            </w:r>
          </w:p>
        </w:tc>
        <w:tc>
          <w:tcPr>
            <w:tcW w:w="731" w:type="dxa"/>
            <w:tcBorders>
              <w:top w:val="single" w:sz="4" w:space="0" w:color="7F7F7F" w:themeColor="text1" w:themeTint="80"/>
            </w:tcBorders>
            <w:hideMark/>
          </w:tcPr>
          <w:p w14:paraId="3A2A7541" w14:textId="1518886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-0.112</w:t>
            </w:r>
          </w:p>
        </w:tc>
        <w:tc>
          <w:tcPr>
            <w:tcW w:w="799" w:type="dxa"/>
            <w:tcBorders>
              <w:top w:val="single" w:sz="4" w:space="0" w:color="7F7F7F" w:themeColor="text1" w:themeTint="80"/>
            </w:tcBorders>
            <w:hideMark/>
          </w:tcPr>
          <w:p w14:paraId="09E10041" w14:textId="6DFAB9C1"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0.223</w:t>
            </w:r>
          </w:p>
        </w:tc>
      </w:tr>
      <w:tr w:rsidR="00FD1582" w:rsidRPr="00281DDB" w14:paraId="213527C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652C945" w14:textId="77777777" w:rsidR="00FD1582" w:rsidRPr="00281DDB" w:rsidRDefault="00FD1582" w:rsidP="00FD1582">
            <w:pPr>
              <w:rPr>
                <w:rFonts w:ascii="Times New Roman" w:eastAsia="Times New Roman" w:hAnsi="Times New Roman" w:cs="Times New Roman"/>
              </w:rPr>
            </w:pPr>
          </w:p>
        </w:tc>
        <w:tc>
          <w:tcPr>
            <w:tcW w:w="630" w:type="dxa"/>
          </w:tcPr>
          <w:p w14:paraId="5100245F"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0D803538" w14:textId="2BBB09F8"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0.143</w:t>
            </w:r>
          </w:p>
        </w:tc>
        <w:tc>
          <w:tcPr>
            <w:tcW w:w="810" w:type="dxa"/>
            <w:hideMark/>
          </w:tcPr>
          <w:p w14:paraId="0A865D9E" w14:textId="0AEDEEC4"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0.139</w:t>
            </w:r>
          </w:p>
        </w:tc>
        <w:tc>
          <w:tcPr>
            <w:tcW w:w="810" w:type="dxa"/>
            <w:hideMark/>
          </w:tcPr>
          <w:p w14:paraId="5FC239AF" w14:textId="0AB2099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-0.154</w:t>
            </w:r>
          </w:p>
        </w:tc>
        <w:tc>
          <w:tcPr>
            <w:tcW w:w="731" w:type="dxa"/>
            <w:hideMark/>
          </w:tcPr>
          <w:p w14:paraId="392BCCC3" w14:textId="35645E5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-0.033</w:t>
            </w:r>
          </w:p>
        </w:tc>
        <w:tc>
          <w:tcPr>
            <w:tcW w:w="799" w:type="dxa"/>
            <w:hideMark/>
          </w:tcPr>
          <w:p w14:paraId="605B14AD" w14:textId="06F77F6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0.117</w:t>
            </w:r>
          </w:p>
        </w:tc>
      </w:tr>
      <w:tr w:rsidR="00FD1582" w:rsidRPr="00281DDB" w14:paraId="08B396E0"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0F43216F" w14:textId="77777777" w:rsidR="00FD1582" w:rsidRPr="00281DDB" w:rsidRDefault="00FD1582" w:rsidP="00FD1582">
            <w:pPr>
              <w:rPr>
                <w:rFonts w:ascii="Times New Roman" w:eastAsia="Times New Roman" w:hAnsi="Times New Roman" w:cs="Times New Roman"/>
              </w:rPr>
            </w:pPr>
          </w:p>
        </w:tc>
        <w:tc>
          <w:tcPr>
            <w:tcW w:w="630" w:type="dxa"/>
          </w:tcPr>
          <w:p w14:paraId="1D665EA4"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7B497FB5" w14:textId="329DCDE4"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0.141</w:t>
            </w:r>
          </w:p>
        </w:tc>
        <w:tc>
          <w:tcPr>
            <w:tcW w:w="810" w:type="dxa"/>
            <w:hideMark/>
          </w:tcPr>
          <w:p w14:paraId="4DB5438E" w14:textId="2506B255"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0.161</w:t>
            </w:r>
          </w:p>
        </w:tc>
        <w:tc>
          <w:tcPr>
            <w:tcW w:w="810" w:type="dxa"/>
            <w:hideMark/>
          </w:tcPr>
          <w:p w14:paraId="3DED81B7" w14:textId="0EBD430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-0.152</w:t>
            </w:r>
          </w:p>
        </w:tc>
        <w:tc>
          <w:tcPr>
            <w:tcW w:w="731" w:type="dxa"/>
            <w:hideMark/>
          </w:tcPr>
          <w:p w14:paraId="5B962F3B" w14:textId="56D04F5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-0.003</w:t>
            </w:r>
          </w:p>
        </w:tc>
        <w:tc>
          <w:tcPr>
            <w:tcW w:w="799" w:type="dxa"/>
            <w:hideMark/>
          </w:tcPr>
          <w:p w14:paraId="2B9EDDE6" w14:textId="31CD516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0.063</w:t>
            </w:r>
          </w:p>
        </w:tc>
      </w:tr>
      <w:tr w:rsidR="00FD1582" w:rsidRPr="00281DDB" w14:paraId="711F6B42"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CAFCC70" w14:textId="77777777" w:rsidR="00FD1582" w:rsidRPr="00281DDB" w:rsidRDefault="00FD1582" w:rsidP="00FD1582">
            <w:pPr>
              <w:rPr>
                <w:rFonts w:ascii="Times New Roman" w:eastAsia="Times New Roman" w:hAnsi="Times New Roman" w:cs="Times New Roman"/>
              </w:rPr>
            </w:pPr>
          </w:p>
        </w:tc>
        <w:tc>
          <w:tcPr>
            <w:tcW w:w="630" w:type="dxa"/>
          </w:tcPr>
          <w:p w14:paraId="2F42E651"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348A6E32" w14:textId="6B7EDAA5"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0.132</w:t>
            </w:r>
          </w:p>
        </w:tc>
        <w:tc>
          <w:tcPr>
            <w:tcW w:w="810" w:type="dxa"/>
            <w:hideMark/>
          </w:tcPr>
          <w:p w14:paraId="3DB2338E" w14:textId="4316AE66"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704EF0">
              <w:rPr>
                <w:rFonts w:ascii="Helvetica Neue" w:hAnsi="Helvetica Neue"/>
                <w:color w:val="000000"/>
                <w:sz w:val="15"/>
                <w:szCs w:val="15"/>
              </w:rPr>
              <w:t>0.173</w:t>
            </w:r>
          </w:p>
        </w:tc>
        <w:tc>
          <w:tcPr>
            <w:tcW w:w="810" w:type="dxa"/>
            <w:hideMark/>
          </w:tcPr>
          <w:p w14:paraId="78709BAF" w14:textId="5D81A8D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-0.142</w:t>
            </w:r>
          </w:p>
        </w:tc>
        <w:tc>
          <w:tcPr>
            <w:tcW w:w="731" w:type="dxa"/>
            <w:hideMark/>
          </w:tcPr>
          <w:p w14:paraId="13118542" w14:textId="19100A2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0.029</w:t>
            </w:r>
          </w:p>
        </w:tc>
        <w:tc>
          <w:tcPr>
            <w:tcW w:w="799" w:type="dxa"/>
            <w:hideMark/>
          </w:tcPr>
          <w:p w14:paraId="2231F20C" w14:textId="5221331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0.006</w:t>
            </w:r>
          </w:p>
        </w:tc>
      </w:tr>
      <w:tr w:rsidR="00FD1582" w:rsidRPr="00281DDB" w14:paraId="1378B254"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5D62A5F5"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2C857FE5"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18885081" w14:textId="08FA2F80"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0.091</w:t>
            </w:r>
          </w:p>
        </w:tc>
        <w:tc>
          <w:tcPr>
            <w:tcW w:w="810" w:type="dxa"/>
            <w:tcBorders>
              <w:bottom w:val="single" w:sz="4" w:space="0" w:color="auto"/>
            </w:tcBorders>
            <w:hideMark/>
          </w:tcPr>
          <w:p w14:paraId="40853650" w14:textId="02E7712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0.166</w:t>
            </w:r>
          </w:p>
        </w:tc>
        <w:tc>
          <w:tcPr>
            <w:tcW w:w="810" w:type="dxa"/>
            <w:tcBorders>
              <w:bottom w:val="single" w:sz="4" w:space="0" w:color="auto"/>
            </w:tcBorders>
            <w:hideMark/>
          </w:tcPr>
          <w:p w14:paraId="51815F8C" w14:textId="25D418A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-0.145</w:t>
            </w:r>
          </w:p>
        </w:tc>
        <w:tc>
          <w:tcPr>
            <w:tcW w:w="731" w:type="dxa"/>
            <w:tcBorders>
              <w:bottom w:val="single" w:sz="4" w:space="0" w:color="auto"/>
            </w:tcBorders>
            <w:hideMark/>
          </w:tcPr>
          <w:p w14:paraId="6B3B5872" w14:textId="74C351B6"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0.098</w:t>
            </w:r>
          </w:p>
        </w:tc>
        <w:tc>
          <w:tcPr>
            <w:tcW w:w="799" w:type="dxa"/>
            <w:tcBorders>
              <w:bottom w:val="single" w:sz="4" w:space="0" w:color="auto"/>
            </w:tcBorders>
            <w:hideMark/>
          </w:tcPr>
          <w:p w14:paraId="5EBCFE68" w14:textId="3EA2CC70"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-0.128</w:t>
            </w:r>
          </w:p>
        </w:tc>
      </w:tr>
      <w:tr w:rsidR="00FD1582" w:rsidRPr="00281DDB" w14:paraId="302069C8"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185DEC20" w14:textId="77777777" w:rsidR="00FD1582" w:rsidRDefault="00FD1582" w:rsidP="00FD158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Cloud</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Cover</w:t>
            </w:r>
            <w:r>
              <w:rPr>
                <w:rFonts w:ascii="Helvetica Neue" w:eastAsia="Times New Roman" w:hAnsi="Helvetica Neue" w:cs="Times New Roman"/>
                <w:b/>
                <w:bCs/>
                <w:color w:val="000000"/>
                <w:sz w:val="15"/>
                <w:szCs w:val="15"/>
              </w:rPr>
              <w:t xml:space="preserve"> </w:t>
            </w:r>
          </w:p>
          <w:p w14:paraId="66385686"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(CC)</w:t>
            </w:r>
          </w:p>
          <w:p w14:paraId="1A5C36C9" w14:textId="77777777" w:rsidR="00FD1582" w:rsidRPr="00281DDB" w:rsidRDefault="00FD1582" w:rsidP="00FD1582">
            <w:pPr>
              <w:rPr>
                <w:rFonts w:ascii="Times New Roman" w:eastAsia="Times New Roman" w:hAnsi="Times New Roman" w:cs="Times New Roman"/>
              </w:rPr>
            </w:pPr>
          </w:p>
        </w:tc>
        <w:tc>
          <w:tcPr>
            <w:tcW w:w="630" w:type="dxa"/>
            <w:tcBorders>
              <w:top w:val="single" w:sz="4" w:space="0" w:color="auto"/>
            </w:tcBorders>
          </w:tcPr>
          <w:p w14:paraId="5EAE8A45"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68FB5D51" w14:textId="2B68FED1"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-0.005</w:t>
            </w:r>
          </w:p>
        </w:tc>
        <w:tc>
          <w:tcPr>
            <w:tcW w:w="810" w:type="dxa"/>
            <w:tcBorders>
              <w:top w:val="single" w:sz="4" w:space="0" w:color="auto"/>
            </w:tcBorders>
            <w:hideMark/>
          </w:tcPr>
          <w:p w14:paraId="0E37EDFB" w14:textId="20BE9E3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0.021</w:t>
            </w:r>
          </w:p>
        </w:tc>
        <w:tc>
          <w:tcPr>
            <w:tcW w:w="810" w:type="dxa"/>
            <w:tcBorders>
              <w:top w:val="single" w:sz="4" w:space="0" w:color="auto"/>
            </w:tcBorders>
            <w:hideMark/>
          </w:tcPr>
          <w:p w14:paraId="12B16BD6" w14:textId="592A41B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-0.105</w:t>
            </w:r>
          </w:p>
        </w:tc>
        <w:tc>
          <w:tcPr>
            <w:tcW w:w="731" w:type="dxa"/>
            <w:tcBorders>
              <w:top w:val="single" w:sz="4" w:space="0" w:color="auto"/>
            </w:tcBorders>
            <w:hideMark/>
          </w:tcPr>
          <w:p w14:paraId="3B82A651" w14:textId="465FE0D9"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-0.225</w:t>
            </w:r>
          </w:p>
        </w:tc>
        <w:tc>
          <w:tcPr>
            <w:tcW w:w="799" w:type="dxa"/>
            <w:tcBorders>
              <w:top w:val="single" w:sz="4" w:space="0" w:color="auto"/>
            </w:tcBorders>
            <w:hideMark/>
          </w:tcPr>
          <w:p w14:paraId="1E334666" w14:textId="601A1FB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-0.083</w:t>
            </w:r>
          </w:p>
        </w:tc>
      </w:tr>
      <w:tr w:rsidR="00FD1582" w:rsidRPr="00281DDB" w14:paraId="19F789FB"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686F65F" w14:textId="77777777" w:rsidR="00FD1582" w:rsidRPr="00281DDB" w:rsidRDefault="00FD1582" w:rsidP="00FD1582">
            <w:pPr>
              <w:rPr>
                <w:rFonts w:ascii="Times New Roman" w:eastAsia="Times New Roman" w:hAnsi="Times New Roman" w:cs="Times New Roman"/>
              </w:rPr>
            </w:pPr>
          </w:p>
        </w:tc>
        <w:tc>
          <w:tcPr>
            <w:tcW w:w="630" w:type="dxa"/>
          </w:tcPr>
          <w:p w14:paraId="62A676BF"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7266E3B" w14:textId="479C928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0.003</w:t>
            </w:r>
          </w:p>
        </w:tc>
        <w:tc>
          <w:tcPr>
            <w:tcW w:w="810" w:type="dxa"/>
            <w:hideMark/>
          </w:tcPr>
          <w:p w14:paraId="085F960B" w14:textId="110F5BC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w:t>
            </w:r>
            <w:r w:rsidR="00704EF0">
              <w:rPr>
                <w:rFonts w:ascii="Helvetica Neue" w:hAnsi="Helvetica Neue"/>
                <w:color w:val="000000"/>
                <w:sz w:val="15"/>
                <w:szCs w:val="15"/>
              </w:rPr>
              <w:t>0</w:t>
            </w:r>
          </w:p>
        </w:tc>
        <w:tc>
          <w:tcPr>
            <w:tcW w:w="810" w:type="dxa"/>
            <w:hideMark/>
          </w:tcPr>
          <w:p w14:paraId="560BD7D8" w14:textId="796FCA6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-0.139</w:t>
            </w:r>
          </w:p>
        </w:tc>
        <w:tc>
          <w:tcPr>
            <w:tcW w:w="731" w:type="dxa"/>
            <w:hideMark/>
          </w:tcPr>
          <w:p w14:paraId="1F646DFC" w14:textId="7284F90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-0.176</w:t>
            </w:r>
          </w:p>
        </w:tc>
        <w:tc>
          <w:tcPr>
            <w:tcW w:w="799" w:type="dxa"/>
            <w:hideMark/>
          </w:tcPr>
          <w:p w14:paraId="6ADC2154" w14:textId="60B3007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-0.176</w:t>
            </w:r>
          </w:p>
        </w:tc>
      </w:tr>
      <w:tr w:rsidR="00FD1582" w:rsidRPr="00281DDB" w14:paraId="363CE659"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48751C67" w14:textId="77777777" w:rsidR="00FD1582" w:rsidRPr="00281DDB" w:rsidRDefault="00FD1582" w:rsidP="00FD1582">
            <w:pPr>
              <w:rPr>
                <w:rFonts w:ascii="Times New Roman" w:eastAsia="Times New Roman" w:hAnsi="Times New Roman" w:cs="Times New Roman"/>
              </w:rPr>
            </w:pPr>
          </w:p>
        </w:tc>
        <w:tc>
          <w:tcPr>
            <w:tcW w:w="630" w:type="dxa"/>
          </w:tcPr>
          <w:p w14:paraId="4FCF7A6D"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65988DB9" w14:textId="774444C6"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810" w:type="dxa"/>
            <w:hideMark/>
          </w:tcPr>
          <w:p w14:paraId="2881E227" w14:textId="2A137C0A"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0.033</w:t>
            </w:r>
          </w:p>
        </w:tc>
        <w:tc>
          <w:tcPr>
            <w:tcW w:w="810" w:type="dxa"/>
            <w:hideMark/>
          </w:tcPr>
          <w:p w14:paraId="19CDB3E2" w14:textId="7C7591E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-0.146</w:t>
            </w:r>
          </w:p>
        </w:tc>
        <w:tc>
          <w:tcPr>
            <w:tcW w:w="731" w:type="dxa"/>
            <w:hideMark/>
          </w:tcPr>
          <w:p w14:paraId="037AA40C" w14:textId="1541119A"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w:t>
            </w:r>
            <w:r w:rsidR="00704EF0">
              <w:rPr>
                <w:rFonts w:ascii="Helvetica Neue" w:hAnsi="Helvetica Neue"/>
                <w:color w:val="000000"/>
                <w:sz w:val="15"/>
                <w:szCs w:val="15"/>
              </w:rPr>
              <w:t>0</w:t>
            </w:r>
          </w:p>
        </w:tc>
        <w:tc>
          <w:tcPr>
            <w:tcW w:w="799" w:type="dxa"/>
            <w:hideMark/>
          </w:tcPr>
          <w:p w14:paraId="12F403A7" w14:textId="4BB5B2A9"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-0.221</w:t>
            </w:r>
          </w:p>
        </w:tc>
      </w:tr>
      <w:tr w:rsidR="00FD1582" w:rsidRPr="00281DDB" w14:paraId="00F164DA"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95DC583" w14:textId="77777777" w:rsidR="00FD1582" w:rsidRPr="00281DDB" w:rsidRDefault="00FD1582" w:rsidP="00FD1582">
            <w:pPr>
              <w:rPr>
                <w:rFonts w:ascii="Times New Roman" w:eastAsia="Times New Roman" w:hAnsi="Times New Roman" w:cs="Times New Roman"/>
              </w:rPr>
            </w:pPr>
          </w:p>
        </w:tc>
        <w:tc>
          <w:tcPr>
            <w:tcW w:w="630" w:type="dxa"/>
          </w:tcPr>
          <w:p w14:paraId="7D6F22FB"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2B9DE2B5" w14:textId="074D439E"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0.004</w:t>
            </w:r>
          </w:p>
        </w:tc>
        <w:tc>
          <w:tcPr>
            <w:tcW w:w="810" w:type="dxa"/>
            <w:hideMark/>
          </w:tcPr>
          <w:p w14:paraId="630F0667" w14:textId="2277EA8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0.041</w:t>
            </w:r>
          </w:p>
        </w:tc>
        <w:tc>
          <w:tcPr>
            <w:tcW w:w="810" w:type="dxa"/>
            <w:hideMark/>
          </w:tcPr>
          <w:p w14:paraId="527596A7" w14:textId="003E219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-0.149</w:t>
            </w:r>
          </w:p>
        </w:tc>
        <w:tc>
          <w:tcPr>
            <w:tcW w:w="731" w:type="dxa"/>
            <w:hideMark/>
          </w:tcPr>
          <w:p w14:paraId="04215A77" w14:textId="6DBE061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-0.121</w:t>
            </w:r>
          </w:p>
        </w:tc>
        <w:tc>
          <w:tcPr>
            <w:tcW w:w="799" w:type="dxa"/>
            <w:hideMark/>
          </w:tcPr>
          <w:p w14:paraId="0E9839E3" w14:textId="7CA3999D"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-0.257</w:t>
            </w:r>
          </w:p>
        </w:tc>
      </w:tr>
      <w:tr w:rsidR="00FD1582" w:rsidRPr="00281DDB" w14:paraId="34C81467"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47B6B931"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47EB56E8"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2A71D9E0" w14:textId="2DDE8C91"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-0.022</w:t>
            </w:r>
          </w:p>
        </w:tc>
        <w:tc>
          <w:tcPr>
            <w:tcW w:w="810" w:type="dxa"/>
            <w:tcBorders>
              <w:bottom w:val="single" w:sz="4" w:space="0" w:color="auto"/>
            </w:tcBorders>
            <w:hideMark/>
          </w:tcPr>
          <w:p w14:paraId="6CC026D0" w14:textId="5D336FF6"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810" w:type="dxa"/>
            <w:tcBorders>
              <w:bottom w:val="single" w:sz="4" w:space="0" w:color="auto"/>
            </w:tcBorders>
            <w:hideMark/>
          </w:tcPr>
          <w:p w14:paraId="229DDB7F" w14:textId="5616343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-0.116</w:t>
            </w:r>
          </w:p>
        </w:tc>
        <w:tc>
          <w:tcPr>
            <w:tcW w:w="731" w:type="dxa"/>
            <w:tcBorders>
              <w:bottom w:val="single" w:sz="4" w:space="0" w:color="auto"/>
            </w:tcBorders>
            <w:hideMark/>
          </w:tcPr>
          <w:p w14:paraId="1CFA5A33" w14:textId="041140C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0.058</w:t>
            </w:r>
          </w:p>
        </w:tc>
        <w:tc>
          <w:tcPr>
            <w:tcW w:w="799" w:type="dxa"/>
            <w:tcBorders>
              <w:bottom w:val="single" w:sz="4" w:space="0" w:color="auto"/>
            </w:tcBorders>
            <w:hideMark/>
          </w:tcPr>
          <w:p w14:paraId="4B631FCF" w14:textId="12B10B01"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-0.286</w:t>
            </w:r>
          </w:p>
        </w:tc>
      </w:tr>
      <w:tr w:rsidR="00FD1582" w:rsidRPr="00281DDB" w14:paraId="438724D2"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7AC382D7" w14:textId="77777777" w:rsidR="00FD1582" w:rsidRDefault="00FD1582" w:rsidP="00FD158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Elevation</w:t>
            </w:r>
          </w:p>
          <w:p w14:paraId="397F60A0"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w:t>
            </w:r>
            <w:proofErr w:type="spellStart"/>
            <w:r>
              <w:rPr>
                <w:rFonts w:ascii="Helvetica Neue" w:eastAsia="Times New Roman" w:hAnsi="Helvetica Neue" w:cs="Times New Roman"/>
                <w:b/>
                <w:bCs/>
                <w:color w:val="000000"/>
                <w:sz w:val="15"/>
                <w:szCs w:val="15"/>
              </w:rPr>
              <w:t>Elev</w:t>
            </w:r>
            <w:proofErr w:type="spellEnd"/>
            <w:r>
              <w:rPr>
                <w:rFonts w:ascii="Helvetica Neue" w:eastAsia="Times New Roman" w:hAnsi="Helvetica Neue" w:cs="Times New Roman"/>
                <w:b/>
                <w:bCs/>
                <w:color w:val="000000"/>
                <w:sz w:val="15"/>
                <w:szCs w:val="15"/>
              </w:rPr>
              <w:t>)</w:t>
            </w:r>
          </w:p>
          <w:p w14:paraId="66AAB0F7" w14:textId="77777777" w:rsidR="00FD1582" w:rsidRPr="00281DDB" w:rsidRDefault="00FD1582" w:rsidP="00FD1582">
            <w:pPr>
              <w:rPr>
                <w:rFonts w:ascii="Times New Roman" w:eastAsia="Times New Roman" w:hAnsi="Times New Roman" w:cs="Times New Roman"/>
              </w:rPr>
            </w:pPr>
          </w:p>
        </w:tc>
        <w:tc>
          <w:tcPr>
            <w:tcW w:w="630" w:type="dxa"/>
            <w:tcBorders>
              <w:top w:val="single" w:sz="4" w:space="0" w:color="auto"/>
            </w:tcBorders>
          </w:tcPr>
          <w:p w14:paraId="3D53E193"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5601A92E" w14:textId="0BC57B2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810" w:type="dxa"/>
            <w:tcBorders>
              <w:top w:val="single" w:sz="4" w:space="0" w:color="auto"/>
            </w:tcBorders>
            <w:hideMark/>
          </w:tcPr>
          <w:p w14:paraId="18C42F51" w14:textId="11852CE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0.131</w:t>
            </w:r>
          </w:p>
        </w:tc>
        <w:tc>
          <w:tcPr>
            <w:tcW w:w="810" w:type="dxa"/>
            <w:tcBorders>
              <w:top w:val="single" w:sz="4" w:space="0" w:color="auto"/>
            </w:tcBorders>
            <w:hideMark/>
          </w:tcPr>
          <w:p w14:paraId="3957F597" w14:textId="7CF8A00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0.143</w:t>
            </w:r>
          </w:p>
        </w:tc>
        <w:tc>
          <w:tcPr>
            <w:tcW w:w="731" w:type="dxa"/>
            <w:tcBorders>
              <w:top w:val="single" w:sz="4" w:space="0" w:color="auto"/>
            </w:tcBorders>
            <w:hideMark/>
          </w:tcPr>
          <w:p w14:paraId="7E758069" w14:textId="2E5F8AA7"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-0.255</w:t>
            </w:r>
          </w:p>
        </w:tc>
        <w:tc>
          <w:tcPr>
            <w:tcW w:w="799" w:type="dxa"/>
            <w:tcBorders>
              <w:top w:val="single" w:sz="4" w:space="0" w:color="auto"/>
            </w:tcBorders>
            <w:hideMark/>
          </w:tcPr>
          <w:p w14:paraId="7CCC452F" w14:textId="7A595CD3"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0.045</w:t>
            </w:r>
          </w:p>
        </w:tc>
      </w:tr>
      <w:tr w:rsidR="00FD1582" w:rsidRPr="00281DDB" w14:paraId="77FC76F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329C52CC" w14:textId="77777777" w:rsidR="00FD1582" w:rsidRPr="00281DDB" w:rsidRDefault="00FD1582" w:rsidP="00FD1582">
            <w:pPr>
              <w:rPr>
                <w:rFonts w:ascii="Times New Roman" w:eastAsia="Times New Roman" w:hAnsi="Times New Roman" w:cs="Times New Roman"/>
              </w:rPr>
            </w:pPr>
          </w:p>
        </w:tc>
        <w:tc>
          <w:tcPr>
            <w:tcW w:w="630" w:type="dxa"/>
          </w:tcPr>
          <w:p w14:paraId="32213307"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3EAF61FE" w14:textId="45AD3396"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-0.005</w:t>
            </w:r>
          </w:p>
        </w:tc>
        <w:tc>
          <w:tcPr>
            <w:tcW w:w="810" w:type="dxa"/>
            <w:hideMark/>
          </w:tcPr>
          <w:p w14:paraId="694F2DEE" w14:textId="5589C35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0.156</w:t>
            </w:r>
          </w:p>
        </w:tc>
        <w:tc>
          <w:tcPr>
            <w:tcW w:w="810" w:type="dxa"/>
            <w:hideMark/>
          </w:tcPr>
          <w:p w14:paraId="1DA1E971" w14:textId="5350D323"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0.163</w:t>
            </w:r>
          </w:p>
        </w:tc>
        <w:tc>
          <w:tcPr>
            <w:tcW w:w="731" w:type="dxa"/>
            <w:hideMark/>
          </w:tcPr>
          <w:p w14:paraId="67854FB1" w14:textId="2225ABE9"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-0.224</w:t>
            </w:r>
          </w:p>
        </w:tc>
        <w:tc>
          <w:tcPr>
            <w:tcW w:w="799" w:type="dxa"/>
            <w:hideMark/>
          </w:tcPr>
          <w:p w14:paraId="004F299F" w14:textId="409000D7"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-0.034</w:t>
            </w:r>
          </w:p>
        </w:tc>
      </w:tr>
      <w:tr w:rsidR="00FD1582" w:rsidRPr="00281DDB" w14:paraId="49DC89B0"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B6C3F57" w14:textId="77777777" w:rsidR="00FD1582" w:rsidRPr="00281DDB" w:rsidRDefault="00FD1582" w:rsidP="00FD1582">
            <w:pPr>
              <w:rPr>
                <w:rFonts w:ascii="Times New Roman" w:eastAsia="Times New Roman" w:hAnsi="Times New Roman" w:cs="Times New Roman"/>
              </w:rPr>
            </w:pPr>
          </w:p>
        </w:tc>
        <w:tc>
          <w:tcPr>
            <w:tcW w:w="630" w:type="dxa"/>
          </w:tcPr>
          <w:p w14:paraId="72C6C697"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4EBD94D4" w14:textId="2AA7F3CA"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-0.001</w:t>
            </w:r>
          </w:p>
        </w:tc>
        <w:tc>
          <w:tcPr>
            <w:tcW w:w="810" w:type="dxa"/>
            <w:hideMark/>
          </w:tcPr>
          <w:p w14:paraId="5A035A29" w14:textId="2576DA3B"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704EF0">
              <w:rPr>
                <w:rFonts w:ascii="Helvetica Neue" w:hAnsi="Helvetica Neue"/>
                <w:color w:val="000000"/>
                <w:sz w:val="15"/>
                <w:szCs w:val="15"/>
              </w:rPr>
              <w:t>0.171</w:t>
            </w:r>
          </w:p>
        </w:tc>
        <w:tc>
          <w:tcPr>
            <w:tcW w:w="810" w:type="dxa"/>
            <w:hideMark/>
          </w:tcPr>
          <w:p w14:paraId="4DA6CC3B" w14:textId="77FAD7B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0.169</w:t>
            </w:r>
          </w:p>
        </w:tc>
        <w:tc>
          <w:tcPr>
            <w:tcW w:w="731" w:type="dxa"/>
            <w:hideMark/>
          </w:tcPr>
          <w:p w14:paraId="12F5DE82" w14:textId="1BFDC078"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799" w:type="dxa"/>
            <w:hideMark/>
          </w:tcPr>
          <w:p w14:paraId="7D65EA5A" w14:textId="15E5834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-0.066</w:t>
            </w:r>
          </w:p>
        </w:tc>
      </w:tr>
      <w:tr w:rsidR="00FD1582" w:rsidRPr="00281DDB" w14:paraId="640F92E2"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C9AFCAE" w14:textId="77777777" w:rsidR="00FD1582" w:rsidRPr="00281DDB" w:rsidRDefault="00FD1582" w:rsidP="00FD1582">
            <w:pPr>
              <w:rPr>
                <w:rFonts w:ascii="Times New Roman" w:eastAsia="Times New Roman" w:hAnsi="Times New Roman" w:cs="Times New Roman"/>
              </w:rPr>
            </w:pPr>
          </w:p>
        </w:tc>
        <w:tc>
          <w:tcPr>
            <w:tcW w:w="630" w:type="dxa"/>
          </w:tcPr>
          <w:p w14:paraId="50DC6D96"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3364ED2F" w14:textId="31A14A7C"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810" w:type="dxa"/>
            <w:hideMark/>
          </w:tcPr>
          <w:p w14:paraId="41EBE7CF" w14:textId="46DD4043"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0.177</w:t>
            </w:r>
          </w:p>
        </w:tc>
        <w:tc>
          <w:tcPr>
            <w:tcW w:w="810" w:type="dxa"/>
            <w:hideMark/>
          </w:tcPr>
          <w:p w14:paraId="1228D1D5" w14:textId="13B34101"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w:t>
            </w:r>
            <w:r w:rsidR="00704EF0">
              <w:rPr>
                <w:rFonts w:ascii="Helvetica Neue" w:hAnsi="Helvetica Neue"/>
                <w:color w:val="000000"/>
                <w:sz w:val="15"/>
                <w:szCs w:val="15"/>
              </w:rPr>
              <w:t>0</w:t>
            </w:r>
          </w:p>
        </w:tc>
        <w:tc>
          <w:tcPr>
            <w:tcW w:w="731" w:type="dxa"/>
            <w:hideMark/>
          </w:tcPr>
          <w:p w14:paraId="4306A5DB" w14:textId="63DF41A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-0.162</w:t>
            </w:r>
          </w:p>
        </w:tc>
        <w:tc>
          <w:tcPr>
            <w:tcW w:w="799" w:type="dxa"/>
            <w:hideMark/>
          </w:tcPr>
          <w:p w14:paraId="7115955A" w14:textId="5ED1818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w:t>
            </w:r>
            <w:r w:rsidR="00704EF0">
              <w:rPr>
                <w:rFonts w:ascii="Helvetica Neue" w:hAnsi="Helvetica Neue"/>
                <w:color w:val="000000"/>
                <w:sz w:val="15"/>
                <w:szCs w:val="15"/>
              </w:rPr>
              <w:t>0</w:t>
            </w:r>
          </w:p>
        </w:tc>
      </w:tr>
      <w:tr w:rsidR="00FD1582" w:rsidRPr="00281DDB" w14:paraId="4AB52DCB"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double" w:sz="4" w:space="0" w:color="auto"/>
            </w:tcBorders>
            <w:vAlign w:val="center"/>
            <w:hideMark/>
          </w:tcPr>
          <w:p w14:paraId="4482C53D" w14:textId="77777777" w:rsidR="00FD1582" w:rsidRPr="00281DDB" w:rsidRDefault="00FD1582" w:rsidP="00FD1582">
            <w:pPr>
              <w:rPr>
                <w:rFonts w:ascii="Times New Roman" w:eastAsia="Times New Roman" w:hAnsi="Times New Roman" w:cs="Times New Roman"/>
              </w:rPr>
            </w:pPr>
          </w:p>
        </w:tc>
        <w:tc>
          <w:tcPr>
            <w:tcW w:w="630" w:type="dxa"/>
            <w:tcBorders>
              <w:bottom w:val="double" w:sz="4" w:space="0" w:color="auto"/>
            </w:tcBorders>
          </w:tcPr>
          <w:p w14:paraId="67D58688"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double" w:sz="4" w:space="0" w:color="auto"/>
            </w:tcBorders>
            <w:hideMark/>
          </w:tcPr>
          <w:p w14:paraId="0596F34A" w14:textId="0611AAF2"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810" w:type="dxa"/>
            <w:tcBorders>
              <w:bottom w:val="double" w:sz="4" w:space="0" w:color="auto"/>
            </w:tcBorders>
            <w:hideMark/>
          </w:tcPr>
          <w:p w14:paraId="0B00163C" w14:textId="668550C3"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0.192</w:t>
            </w:r>
          </w:p>
        </w:tc>
        <w:tc>
          <w:tcPr>
            <w:tcW w:w="810" w:type="dxa"/>
            <w:tcBorders>
              <w:bottom w:val="double" w:sz="4" w:space="0" w:color="auto"/>
            </w:tcBorders>
            <w:hideMark/>
          </w:tcPr>
          <w:p w14:paraId="1D619FB1" w14:textId="57B10703"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0.128</w:t>
            </w:r>
          </w:p>
        </w:tc>
        <w:tc>
          <w:tcPr>
            <w:tcW w:w="731" w:type="dxa"/>
            <w:tcBorders>
              <w:bottom w:val="double" w:sz="4" w:space="0" w:color="auto"/>
            </w:tcBorders>
            <w:hideMark/>
          </w:tcPr>
          <w:p w14:paraId="4537FD00" w14:textId="30CF309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-0.015</w:t>
            </w:r>
          </w:p>
        </w:tc>
        <w:tc>
          <w:tcPr>
            <w:tcW w:w="799" w:type="dxa"/>
            <w:tcBorders>
              <w:bottom w:val="double" w:sz="4" w:space="0" w:color="auto"/>
            </w:tcBorders>
            <w:hideMark/>
          </w:tcPr>
          <w:p w14:paraId="0FF1CF95" w14:textId="59E0BFAC"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-0.248</w:t>
            </w:r>
          </w:p>
        </w:tc>
      </w:tr>
      <w:tr w:rsidR="005D5147" w:rsidRPr="00281DDB" w14:paraId="3252A84B" w14:textId="77777777" w:rsidTr="00A875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00" w:type="dxa"/>
            <w:vMerge w:val="restart"/>
            <w:tcBorders>
              <w:top w:val="double" w:sz="4" w:space="0" w:color="auto"/>
            </w:tcBorders>
            <w:vAlign w:val="center"/>
          </w:tcPr>
          <w:p w14:paraId="23AA9419" w14:textId="77777777" w:rsidR="005D5147" w:rsidRPr="00281DDB" w:rsidRDefault="005D5147" w:rsidP="00904640">
            <w:pPr>
              <w:rPr>
                <w:rFonts w:ascii="Times New Roman" w:eastAsia="Times New Roman" w:hAnsi="Times New Roman" w:cs="Times New Roman"/>
              </w:rPr>
            </w:pPr>
            <w:r>
              <w:rPr>
                <w:rFonts w:ascii="Helvetica Neue" w:eastAsia="Times New Roman" w:hAnsi="Helvetica Neue" w:cs="Times New Roman"/>
                <w:b/>
                <w:bCs/>
                <w:color w:val="000000"/>
                <w:sz w:val="15"/>
                <w:szCs w:val="15"/>
              </w:rPr>
              <w:t>Statistics</w:t>
            </w:r>
          </w:p>
        </w:tc>
        <w:tc>
          <w:tcPr>
            <w:tcW w:w="1170" w:type="dxa"/>
            <w:gridSpan w:val="2"/>
            <w:tcBorders>
              <w:top w:val="double" w:sz="4" w:space="0" w:color="auto"/>
            </w:tcBorders>
          </w:tcPr>
          <w:p w14:paraId="62004445" w14:textId="77777777" w:rsidR="005D5147" w:rsidRPr="00D27B0C" w:rsidRDefault="005D5147" w:rsidP="0090464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Variation</w:t>
            </w:r>
          </w:p>
        </w:tc>
        <w:tc>
          <w:tcPr>
            <w:tcW w:w="810" w:type="dxa"/>
            <w:tcBorders>
              <w:top w:val="double" w:sz="4" w:space="0" w:color="auto"/>
            </w:tcBorders>
            <w:vAlign w:val="center"/>
          </w:tcPr>
          <w:p w14:paraId="3F47E5F4" w14:textId="3D4505CF"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3</w:t>
            </w:r>
            <w:r w:rsidR="00FD1582">
              <w:rPr>
                <w:rFonts w:ascii="Helvetica Neue" w:eastAsia="Times New Roman" w:hAnsi="Helvetica Neue" w:cs="Times New Roman"/>
                <w:i/>
                <w:color w:val="000000"/>
                <w:sz w:val="15"/>
                <w:szCs w:val="15"/>
              </w:rPr>
              <w:t>1</w:t>
            </w:r>
            <w:r w:rsidRPr="00D27B0C">
              <w:rPr>
                <w:rFonts w:ascii="Helvetica Neue" w:eastAsia="Times New Roman" w:hAnsi="Helvetica Neue" w:cs="Times New Roman"/>
                <w:i/>
                <w:color w:val="000000"/>
                <w:sz w:val="15"/>
                <w:szCs w:val="15"/>
              </w:rPr>
              <w:t>.</w:t>
            </w:r>
            <w:r w:rsidR="00FD1582">
              <w:rPr>
                <w:rFonts w:ascii="Helvetica Neue" w:eastAsia="Times New Roman" w:hAnsi="Helvetica Neue" w:cs="Times New Roman"/>
                <w:i/>
                <w:color w:val="000000"/>
                <w:sz w:val="15"/>
                <w:szCs w:val="15"/>
              </w:rPr>
              <w:t>05</w:t>
            </w:r>
            <w:r w:rsidRPr="00D27B0C">
              <w:rPr>
                <w:rFonts w:ascii="Helvetica Neue" w:eastAsia="Times New Roman" w:hAnsi="Helvetica Neue" w:cs="Times New Roman"/>
                <w:i/>
                <w:color w:val="000000"/>
                <w:sz w:val="15"/>
                <w:szCs w:val="15"/>
              </w:rPr>
              <w:t>%</w:t>
            </w:r>
          </w:p>
        </w:tc>
        <w:tc>
          <w:tcPr>
            <w:tcW w:w="810" w:type="dxa"/>
            <w:tcBorders>
              <w:top w:val="double" w:sz="4" w:space="0" w:color="auto"/>
            </w:tcBorders>
            <w:vAlign w:val="center"/>
          </w:tcPr>
          <w:p w14:paraId="444DA825" w14:textId="42C069FD"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19.</w:t>
            </w:r>
            <w:r w:rsidR="00FD1582">
              <w:rPr>
                <w:rFonts w:ascii="Helvetica Neue" w:eastAsia="Times New Roman" w:hAnsi="Helvetica Neue" w:cs="Times New Roman"/>
                <w:i/>
                <w:color w:val="000000"/>
                <w:sz w:val="15"/>
                <w:szCs w:val="15"/>
              </w:rPr>
              <w:t>07</w:t>
            </w:r>
            <w:r w:rsidRPr="00D27B0C">
              <w:rPr>
                <w:rFonts w:ascii="Helvetica Neue" w:eastAsia="Times New Roman" w:hAnsi="Helvetica Neue" w:cs="Times New Roman"/>
                <w:i/>
                <w:color w:val="000000"/>
                <w:sz w:val="15"/>
                <w:szCs w:val="15"/>
              </w:rPr>
              <w:t>%</w:t>
            </w:r>
          </w:p>
        </w:tc>
        <w:tc>
          <w:tcPr>
            <w:tcW w:w="810" w:type="dxa"/>
            <w:tcBorders>
              <w:top w:val="double" w:sz="4" w:space="0" w:color="auto"/>
            </w:tcBorders>
            <w:vAlign w:val="center"/>
          </w:tcPr>
          <w:p w14:paraId="7238597F" w14:textId="489A1F01"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w:t>
            </w:r>
            <w:r w:rsidR="00FD1582">
              <w:rPr>
                <w:rFonts w:ascii="Helvetica Neue" w:eastAsia="Times New Roman" w:hAnsi="Helvetica Neue" w:cs="Times New Roman"/>
                <w:i/>
                <w:color w:val="000000"/>
                <w:sz w:val="15"/>
                <w:szCs w:val="15"/>
              </w:rPr>
              <w:t>7.01</w:t>
            </w:r>
            <w:r w:rsidRPr="00D27B0C">
              <w:rPr>
                <w:rFonts w:ascii="Helvetica Neue" w:eastAsia="Times New Roman" w:hAnsi="Helvetica Neue" w:cs="Times New Roman"/>
                <w:i/>
                <w:color w:val="000000"/>
                <w:sz w:val="15"/>
                <w:szCs w:val="15"/>
              </w:rPr>
              <w:t>%</w:t>
            </w:r>
          </w:p>
        </w:tc>
        <w:tc>
          <w:tcPr>
            <w:tcW w:w="731" w:type="dxa"/>
            <w:tcBorders>
              <w:top w:val="double" w:sz="4" w:space="0" w:color="auto"/>
            </w:tcBorders>
            <w:vAlign w:val="center"/>
          </w:tcPr>
          <w:p w14:paraId="76CE56F8" w14:textId="32202ECD"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11.</w:t>
            </w:r>
            <w:r w:rsidR="00FD1582">
              <w:rPr>
                <w:rFonts w:ascii="Helvetica Neue" w:eastAsia="Times New Roman" w:hAnsi="Helvetica Neue" w:cs="Times New Roman"/>
                <w:i/>
                <w:color w:val="000000"/>
                <w:sz w:val="15"/>
                <w:szCs w:val="15"/>
              </w:rPr>
              <w:t>64</w:t>
            </w:r>
            <w:r w:rsidRPr="00D27B0C">
              <w:rPr>
                <w:rFonts w:ascii="Helvetica Neue" w:eastAsia="Times New Roman" w:hAnsi="Helvetica Neue" w:cs="Times New Roman"/>
                <w:i/>
                <w:color w:val="000000"/>
                <w:sz w:val="15"/>
                <w:szCs w:val="15"/>
              </w:rPr>
              <w:t>%</w:t>
            </w:r>
          </w:p>
        </w:tc>
        <w:tc>
          <w:tcPr>
            <w:tcW w:w="799" w:type="dxa"/>
            <w:tcBorders>
              <w:top w:val="double" w:sz="4" w:space="0" w:color="auto"/>
            </w:tcBorders>
            <w:vAlign w:val="center"/>
          </w:tcPr>
          <w:p w14:paraId="64EB4F6B" w14:textId="702AEE15"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6.</w:t>
            </w:r>
            <w:r w:rsidR="00FD1582">
              <w:rPr>
                <w:rFonts w:ascii="Helvetica Neue" w:eastAsia="Times New Roman" w:hAnsi="Helvetica Neue" w:cs="Times New Roman"/>
                <w:i/>
                <w:color w:val="000000"/>
                <w:sz w:val="15"/>
                <w:szCs w:val="15"/>
              </w:rPr>
              <w:t>83</w:t>
            </w:r>
            <w:r w:rsidRPr="00D27B0C">
              <w:rPr>
                <w:rFonts w:ascii="Helvetica Neue" w:eastAsia="Times New Roman" w:hAnsi="Helvetica Neue" w:cs="Times New Roman"/>
                <w:i/>
                <w:color w:val="000000"/>
                <w:sz w:val="15"/>
                <w:szCs w:val="15"/>
              </w:rPr>
              <w:t>%</w:t>
            </w:r>
          </w:p>
        </w:tc>
      </w:tr>
      <w:tr w:rsidR="005D5147" w:rsidRPr="00281DDB" w14:paraId="6423D3D7"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900" w:type="dxa"/>
            <w:vMerge/>
            <w:vAlign w:val="center"/>
          </w:tcPr>
          <w:p w14:paraId="280F18B8" w14:textId="77777777" w:rsidR="005D5147" w:rsidRPr="00366998" w:rsidRDefault="005D5147" w:rsidP="00904640">
            <w:pPr>
              <w:rPr>
                <w:rFonts w:ascii="Helvetica Neue" w:eastAsia="Times New Roman" w:hAnsi="Helvetica Neue" w:cs="Times New Roman"/>
                <w:b/>
                <w:bCs/>
                <w:color w:val="000000"/>
                <w:sz w:val="15"/>
                <w:szCs w:val="15"/>
              </w:rPr>
            </w:pPr>
          </w:p>
        </w:tc>
        <w:tc>
          <w:tcPr>
            <w:tcW w:w="1170" w:type="dxa"/>
            <w:gridSpan w:val="2"/>
          </w:tcPr>
          <w:p w14:paraId="66340BA8" w14:textId="77777777"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Z</w:t>
            </w:r>
          </w:p>
        </w:tc>
        <w:tc>
          <w:tcPr>
            <w:tcW w:w="810" w:type="dxa"/>
            <w:vAlign w:val="center"/>
          </w:tcPr>
          <w:p w14:paraId="75B00A70" w14:textId="17FF8E0C" w:rsidR="005D5147" w:rsidRPr="003F3722" w:rsidRDefault="005D5147"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w:t>
            </w:r>
            <w:r w:rsidR="00FD1582">
              <w:rPr>
                <w:rFonts w:ascii="Helvetica Neue" w:eastAsia="Times New Roman" w:hAnsi="Helvetica Neue" w:cs="Times New Roman"/>
                <w:color w:val="000000"/>
                <w:sz w:val="15"/>
                <w:szCs w:val="15"/>
              </w:rPr>
              <w:t>3417</w:t>
            </w:r>
          </w:p>
        </w:tc>
        <w:tc>
          <w:tcPr>
            <w:tcW w:w="810" w:type="dxa"/>
            <w:vAlign w:val="center"/>
          </w:tcPr>
          <w:p w14:paraId="7D8D65CB" w14:textId="1268655D" w:rsidR="005D5147" w:rsidRPr="00281DDB"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0.7979</w:t>
            </w:r>
          </w:p>
        </w:tc>
        <w:tc>
          <w:tcPr>
            <w:tcW w:w="810" w:type="dxa"/>
            <w:vAlign w:val="center"/>
          </w:tcPr>
          <w:p w14:paraId="3487075F" w14:textId="63E48AB8" w:rsidR="005D5147" w:rsidRPr="00281DDB" w:rsidRDefault="005D5147"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w:t>
            </w:r>
            <w:r w:rsidR="00FD1582">
              <w:rPr>
                <w:rFonts w:ascii="Helvetica Neue" w:eastAsia="Times New Roman" w:hAnsi="Helvetica Neue" w:cs="Times New Roman"/>
                <w:color w:val="000000"/>
                <w:sz w:val="15"/>
                <w:szCs w:val="15"/>
              </w:rPr>
              <w:t>1092</w:t>
            </w:r>
          </w:p>
        </w:tc>
        <w:tc>
          <w:tcPr>
            <w:tcW w:w="731" w:type="dxa"/>
            <w:vAlign w:val="center"/>
          </w:tcPr>
          <w:p w14:paraId="3B328D45" w14:textId="54764018" w:rsidR="005D5147" w:rsidRPr="00281DDB"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1.4273</w:t>
            </w:r>
          </w:p>
        </w:tc>
        <w:tc>
          <w:tcPr>
            <w:tcW w:w="799" w:type="dxa"/>
            <w:vAlign w:val="center"/>
          </w:tcPr>
          <w:p w14:paraId="1D626E07" w14:textId="1C277B6E" w:rsidR="005D5147" w:rsidRPr="00281DDB" w:rsidRDefault="00704EF0"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2.2878</w:t>
            </w:r>
          </w:p>
        </w:tc>
      </w:tr>
      <w:tr w:rsidR="005D5147" w:rsidRPr="00281DDB" w14:paraId="4D3EB91B" w14:textId="77777777" w:rsidTr="00A875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00" w:type="dxa"/>
            <w:vMerge/>
            <w:vAlign w:val="center"/>
          </w:tcPr>
          <w:p w14:paraId="4D82BC04" w14:textId="77777777" w:rsidR="005D5147" w:rsidRPr="00366998" w:rsidRDefault="005D5147" w:rsidP="00904640">
            <w:pPr>
              <w:rPr>
                <w:rFonts w:ascii="Helvetica Neue" w:eastAsia="Times New Roman" w:hAnsi="Helvetica Neue" w:cs="Times New Roman"/>
                <w:b/>
                <w:bCs/>
                <w:color w:val="000000"/>
                <w:sz w:val="15"/>
                <w:szCs w:val="15"/>
              </w:rPr>
            </w:pPr>
          </w:p>
        </w:tc>
        <w:tc>
          <w:tcPr>
            <w:tcW w:w="1170" w:type="dxa"/>
            <w:gridSpan w:val="2"/>
          </w:tcPr>
          <w:p w14:paraId="2B73C849" w14:textId="77777777" w:rsidR="005D5147" w:rsidRDefault="005D5147" w:rsidP="0090464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P</w:t>
            </w:r>
          </w:p>
        </w:tc>
        <w:tc>
          <w:tcPr>
            <w:tcW w:w="810" w:type="dxa"/>
            <w:vAlign w:val="center"/>
          </w:tcPr>
          <w:p w14:paraId="13D76267" w14:textId="0106745C" w:rsidR="005D5147" w:rsidRPr="00704EF0"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sidRPr="00704EF0">
              <w:rPr>
                <w:rFonts w:ascii="Helvetica Neue" w:eastAsia="Times New Roman" w:hAnsi="Helvetica Neue" w:cs="Times New Roman"/>
                <w:color w:val="000000"/>
                <w:sz w:val="15"/>
                <w:szCs w:val="15"/>
              </w:rPr>
              <w:t>0.0</w:t>
            </w:r>
            <w:r w:rsidR="00FD1582" w:rsidRPr="00704EF0">
              <w:rPr>
                <w:rFonts w:ascii="Helvetica Neue" w:eastAsia="Times New Roman" w:hAnsi="Helvetica Neue" w:cs="Times New Roman"/>
                <w:color w:val="000000"/>
                <w:sz w:val="15"/>
                <w:szCs w:val="15"/>
              </w:rPr>
              <w:t>04</w:t>
            </w:r>
          </w:p>
        </w:tc>
        <w:tc>
          <w:tcPr>
            <w:tcW w:w="810" w:type="dxa"/>
            <w:vAlign w:val="center"/>
          </w:tcPr>
          <w:p w14:paraId="48E6C0A4" w14:textId="6EDCDC4C" w:rsidR="005D5147" w:rsidRPr="00704EF0"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sidRPr="00704EF0">
              <w:rPr>
                <w:rFonts w:ascii="Helvetica Neue" w:eastAsia="Times New Roman" w:hAnsi="Helvetica Neue" w:cs="Times New Roman"/>
                <w:color w:val="000000"/>
                <w:sz w:val="15"/>
                <w:szCs w:val="15"/>
              </w:rPr>
              <w:t>0.</w:t>
            </w:r>
            <w:r w:rsidR="00FD1582" w:rsidRPr="00704EF0">
              <w:rPr>
                <w:rFonts w:ascii="Helvetica Neue" w:eastAsia="Times New Roman" w:hAnsi="Helvetica Neue" w:cs="Times New Roman"/>
                <w:color w:val="000000"/>
                <w:sz w:val="15"/>
                <w:szCs w:val="15"/>
              </w:rPr>
              <w:t>219</w:t>
            </w:r>
          </w:p>
        </w:tc>
        <w:tc>
          <w:tcPr>
            <w:tcW w:w="810" w:type="dxa"/>
            <w:vAlign w:val="center"/>
          </w:tcPr>
          <w:p w14:paraId="57792865" w14:textId="7CD7F4EC"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0.5</w:t>
            </w:r>
            <w:r w:rsidR="00FD1582">
              <w:rPr>
                <w:rFonts w:ascii="Helvetica Neue" w:eastAsia="Times New Roman" w:hAnsi="Helvetica Neue" w:cs="Times New Roman"/>
                <w:color w:val="000000"/>
                <w:sz w:val="15"/>
                <w:szCs w:val="15"/>
              </w:rPr>
              <w:t>83</w:t>
            </w:r>
          </w:p>
        </w:tc>
        <w:tc>
          <w:tcPr>
            <w:tcW w:w="731" w:type="dxa"/>
            <w:vAlign w:val="center"/>
          </w:tcPr>
          <w:p w14:paraId="5E0F9C35" w14:textId="63B33069"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w:t>
            </w:r>
            <w:r w:rsidR="00FD1582">
              <w:rPr>
                <w:rFonts w:ascii="Helvetica Neue" w:eastAsia="Times New Roman" w:hAnsi="Helvetica Neue" w:cs="Times New Roman"/>
                <w:color w:val="000000"/>
                <w:sz w:val="15"/>
                <w:szCs w:val="15"/>
              </w:rPr>
              <w:t>51</w:t>
            </w:r>
          </w:p>
        </w:tc>
        <w:tc>
          <w:tcPr>
            <w:tcW w:w="799" w:type="dxa"/>
            <w:vAlign w:val="center"/>
          </w:tcPr>
          <w:p w14:paraId="17E87E37" w14:textId="52F0F9B8"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w:t>
            </w:r>
            <w:r w:rsidR="00704EF0">
              <w:rPr>
                <w:rFonts w:ascii="Helvetica Neue" w:eastAsia="Times New Roman" w:hAnsi="Helvetica Neue" w:cs="Times New Roman"/>
                <w:color w:val="000000"/>
                <w:sz w:val="15"/>
                <w:szCs w:val="15"/>
              </w:rPr>
              <w:t>02</w:t>
            </w:r>
          </w:p>
        </w:tc>
      </w:tr>
      <w:tr w:rsidR="005D5147" w:rsidRPr="00281DDB" w14:paraId="46F996B4" w14:textId="77777777" w:rsidTr="00A87598">
        <w:trPr>
          <w:trHeight w:val="69"/>
        </w:trPr>
        <w:tc>
          <w:tcPr>
            <w:cnfStyle w:val="001000000000" w:firstRow="0" w:lastRow="0" w:firstColumn="1" w:lastColumn="0" w:oddVBand="0" w:evenVBand="0" w:oddHBand="0" w:evenHBand="0" w:firstRowFirstColumn="0" w:firstRowLastColumn="0" w:lastRowFirstColumn="0" w:lastRowLastColumn="0"/>
            <w:tcW w:w="900" w:type="dxa"/>
            <w:vMerge/>
            <w:vAlign w:val="center"/>
          </w:tcPr>
          <w:p w14:paraId="7A501254" w14:textId="77777777" w:rsidR="005D5147" w:rsidRPr="00281DDB" w:rsidRDefault="005D5147" w:rsidP="00904640">
            <w:pPr>
              <w:rPr>
                <w:rFonts w:ascii="Times New Roman" w:eastAsia="Times New Roman" w:hAnsi="Times New Roman" w:cs="Times New Roman"/>
              </w:rPr>
            </w:pPr>
          </w:p>
        </w:tc>
        <w:tc>
          <w:tcPr>
            <w:tcW w:w="1170" w:type="dxa"/>
            <w:gridSpan w:val="2"/>
          </w:tcPr>
          <w:p w14:paraId="6CDC1254" w14:textId="77777777"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Z</w:t>
            </w:r>
          </w:p>
        </w:tc>
        <w:tc>
          <w:tcPr>
            <w:tcW w:w="810" w:type="dxa"/>
            <w:vAlign w:val="center"/>
          </w:tcPr>
          <w:p w14:paraId="51B81D6C" w14:textId="04B5828C" w:rsidR="005D5147" w:rsidRPr="00134B1A"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b/>
                <w:color w:val="000000"/>
                <w:sz w:val="15"/>
                <w:szCs w:val="15"/>
              </w:rPr>
            </w:pPr>
            <w:r w:rsidRPr="00134B1A">
              <w:rPr>
                <w:rFonts w:ascii="Helvetica Neue" w:eastAsia="Times New Roman" w:hAnsi="Helvetica Neue" w:cs="Times New Roman"/>
                <w:b/>
                <w:color w:val="000000"/>
                <w:sz w:val="15"/>
                <w:szCs w:val="15"/>
              </w:rPr>
              <w:t>5.5919</w:t>
            </w:r>
          </w:p>
        </w:tc>
        <w:tc>
          <w:tcPr>
            <w:tcW w:w="810" w:type="dxa"/>
            <w:vAlign w:val="center"/>
          </w:tcPr>
          <w:p w14:paraId="1F4D8A48" w14:textId="6C7C90F6" w:rsidR="005D5147" w:rsidRPr="00134B1A"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b/>
                <w:color w:val="000000"/>
                <w:sz w:val="15"/>
                <w:szCs w:val="15"/>
              </w:rPr>
            </w:pPr>
            <w:r w:rsidRPr="00134B1A">
              <w:rPr>
                <w:rFonts w:ascii="Helvetica Neue" w:eastAsia="Times New Roman" w:hAnsi="Helvetica Neue" w:cs="Times New Roman"/>
                <w:b/>
                <w:color w:val="000000"/>
                <w:sz w:val="15"/>
                <w:szCs w:val="15"/>
              </w:rPr>
              <w:t>2.7338</w:t>
            </w:r>
          </w:p>
        </w:tc>
        <w:tc>
          <w:tcPr>
            <w:tcW w:w="810" w:type="dxa"/>
            <w:vAlign w:val="center"/>
          </w:tcPr>
          <w:p w14:paraId="7CBEC205" w14:textId="616BD27D" w:rsidR="005D5147" w:rsidRPr="00281DDB"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sidRPr="00FD1582">
              <w:rPr>
                <w:rFonts w:ascii="Helvetica Neue" w:eastAsia="Times New Roman" w:hAnsi="Helvetica Neue" w:cs="Times New Roman"/>
                <w:color w:val="000000"/>
                <w:sz w:val="15"/>
                <w:szCs w:val="15"/>
              </w:rPr>
              <w:t>0.961</w:t>
            </w:r>
            <w:r>
              <w:rPr>
                <w:rFonts w:ascii="Helvetica Neue" w:eastAsia="Times New Roman" w:hAnsi="Helvetica Neue" w:cs="Times New Roman"/>
                <w:color w:val="000000"/>
                <w:sz w:val="15"/>
                <w:szCs w:val="15"/>
              </w:rPr>
              <w:t>5</w:t>
            </w:r>
          </w:p>
        </w:tc>
        <w:tc>
          <w:tcPr>
            <w:tcW w:w="731" w:type="dxa"/>
            <w:vAlign w:val="center"/>
          </w:tcPr>
          <w:p w14:paraId="3D26402A" w14:textId="50BA8ECF" w:rsidR="005D5147" w:rsidRPr="00281DDB" w:rsidRDefault="00704EF0"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1.2024</w:t>
            </w:r>
          </w:p>
        </w:tc>
        <w:tc>
          <w:tcPr>
            <w:tcW w:w="799" w:type="dxa"/>
            <w:vAlign w:val="center"/>
          </w:tcPr>
          <w:p w14:paraId="7F7858F4" w14:textId="371A826F" w:rsidR="005D5147" w:rsidRPr="00281DDB" w:rsidRDefault="00704EF0"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-0.4350</w:t>
            </w:r>
          </w:p>
        </w:tc>
      </w:tr>
      <w:tr w:rsidR="005D5147" w:rsidRPr="00281DDB" w14:paraId="0A0F4B17" w14:textId="77777777" w:rsidTr="00A875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00" w:type="dxa"/>
            <w:vMerge/>
            <w:tcBorders>
              <w:bottom w:val="single" w:sz="4" w:space="0" w:color="auto"/>
            </w:tcBorders>
            <w:vAlign w:val="center"/>
          </w:tcPr>
          <w:p w14:paraId="70176036" w14:textId="77777777" w:rsidR="005D5147" w:rsidRPr="00281DDB" w:rsidRDefault="005D5147" w:rsidP="00904640">
            <w:pPr>
              <w:jc w:val="center"/>
              <w:rPr>
                <w:rFonts w:ascii="Times New Roman" w:eastAsia="Times New Roman" w:hAnsi="Times New Roman" w:cs="Times New Roman"/>
              </w:rPr>
            </w:pPr>
          </w:p>
        </w:tc>
        <w:tc>
          <w:tcPr>
            <w:tcW w:w="1170" w:type="dxa"/>
            <w:gridSpan w:val="2"/>
            <w:tcBorders>
              <w:bottom w:val="single" w:sz="4" w:space="0" w:color="auto"/>
            </w:tcBorders>
          </w:tcPr>
          <w:p w14:paraId="4BD2FC3D" w14:textId="77777777" w:rsidR="005D5147" w:rsidRDefault="005D5147" w:rsidP="0090464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P</w:t>
            </w:r>
          </w:p>
        </w:tc>
        <w:tc>
          <w:tcPr>
            <w:tcW w:w="810" w:type="dxa"/>
            <w:tcBorders>
              <w:bottom w:val="single" w:sz="4" w:space="0" w:color="auto"/>
            </w:tcBorders>
            <w:vAlign w:val="center"/>
          </w:tcPr>
          <w:p w14:paraId="78239D7A" w14:textId="77777777"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0.001</w:t>
            </w:r>
          </w:p>
        </w:tc>
        <w:tc>
          <w:tcPr>
            <w:tcW w:w="810" w:type="dxa"/>
            <w:tcBorders>
              <w:bottom w:val="single" w:sz="4" w:space="0" w:color="auto"/>
            </w:tcBorders>
            <w:vAlign w:val="center"/>
          </w:tcPr>
          <w:p w14:paraId="095D520D" w14:textId="2BE507AD"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w:t>
            </w:r>
            <w:r w:rsidR="00FD1582">
              <w:rPr>
                <w:rFonts w:ascii="Helvetica Neue" w:eastAsia="Times New Roman" w:hAnsi="Helvetica Neue" w:cs="Times New Roman"/>
                <w:b/>
                <w:color w:val="000000"/>
                <w:sz w:val="15"/>
                <w:szCs w:val="15"/>
              </w:rPr>
              <w:t>11</w:t>
            </w:r>
          </w:p>
        </w:tc>
        <w:tc>
          <w:tcPr>
            <w:tcW w:w="810" w:type="dxa"/>
            <w:tcBorders>
              <w:bottom w:val="single" w:sz="4" w:space="0" w:color="auto"/>
            </w:tcBorders>
            <w:vAlign w:val="center"/>
          </w:tcPr>
          <w:p w14:paraId="5C217298" w14:textId="517543F1"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w:t>
            </w:r>
            <w:r w:rsidR="00FD1582">
              <w:rPr>
                <w:rFonts w:ascii="Helvetica Neue" w:eastAsia="Times New Roman" w:hAnsi="Helvetica Neue" w:cs="Times New Roman"/>
                <w:color w:val="000000"/>
                <w:sz w:val="15"/>
                <w:szCs w:val="15"/>
              </w:rPr>
              <w:t>66</w:t>
            </w:r>
          </w:p>
        </w:tc>
        <w:tc>
          <w:tcPr>
            <w:tcW w:w="731" w:type="dxa"/>
            <w:tcBorders>
              <w:bottom w:val="single" w:sz="4" w:space="0" w:color="auto"/>
            </w:tcBorders>
            <w:vAlign w:val="center"/>
          </w:tcPr>
          <w:p w14:paraId="0A362210" w14:textId="163C3DEF"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w:t>
            </w:r>
            <w:r w:rsidR="00704EF0">
              <w:rPr>
                <w:rFonts w:ascii="Helvetica Neue" w:eastAsia="Times New Roman" w:hAnsi="Helvetica Neue" w:cs="Times New Roman"/>
                <w:color w:val="000000"/>
                <w:sz w:val="15"/>
                <w:szCs w:val="15"/>
              </w:rPr>
              <w:t>124</w:t>
            </w:r>
          </w:p>
        </w:tc>
        <w:tc>
          <w:tcPr>
            <w:tcW w:w="799" w:type="dxa"/>
            <w:tcBorders>
              <w:bottom w:val="single" w:sz="4" w:space="0" w:color="auto"/>
            </w:tcBorders>
            <w:vAlign w:val="center"/>
          </w:tcPr>
          <w:p w14:paraId="59C5886B" w14:textId="0F25240F"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w:t>
            </w:r>
            <w:r w:rsidR="00704EF0">
              <w:rPr>
                <w:rFonts w:ascii="Helvetica Neue" w:eastAsia="Times New Roman" w:hAnsi="Helvetica Neue" w:cs="Times New Roman"/>
                <w:color w:val="000000"/>
                <w:sz w:val="15"/>
                <w:szCs w:val="15"/>
              </w:rPr>
              <w:t>590</w:t>
            </w:r>
          </w:p>
        </w:tc>
      </w:tr>
    </w:tbl>
    <w:p w14:paraId="07C05925" w14:textId="77777777" w:rsidR="005D5147" w:rsidRDefault="005D5147" w:rsidP="005D5147">
      <w:pPr>
        <w:ind w:firstLine="720"/>
        <w:rPr>
          <w:rFonts w:ascii="Times New Roman" w:hAnsi="Times New Roman" w:cs="Times New Roman"/>
        </w:rPr>
      </w:pPr>
    </w:p>
    <w:p w14:paraId="7928A539" w14:textId="77777777" w:rsidR="005D5147" w:rsidRDefault="005D5147" w:rsidP="005D5147">
      <w:pPr>
        <w:ind w:firstLine="720"/>
        <w:rPr>
          <w:rFonts w:ascii="Times New Roman" w:hAnsi="Times New Roman" w:cs="Times New Roman"/>
        </w:rPr>
      </w:pPr>
    </w:p>
    <w:p w14:paraId="2757722C" w14:textId="77777777" w:rsidR="005D5147" w:rsidRPr="001F7131" w:rsidRDefault="005D5147" w:rsidP="005D5147">
      <w:pPr>
        <w:ind w:firstLine="720"/>
        <w:rPr>
          <w:rFonts w:ascii="Times New Roman" w:hAnsi="Times New Roman" w:cs="Times New Roman"/>
        </w:rPr>
      </w:pPr>
    </w:p>
    <w:p w14:paraId="60C3BC34" w14:textId="5711EDE9" w:rsidR="005D5147" w:rsidRDefault="001353C1" w:rsidP="005D5147">
      <w:pPr>
        <w:rPr>
          <w:rFonts w:ascii="Times New Roman" w:hAnsi="Times New Roman" w:cs="Times New Roman"/>
        </w:rPr>
      </w:pPr>
      <w:r>
        <w:rPr>
          <w:rFonts w:ascii="Times New Roman" w:hAnsi="Times New Roman" w:cs="Times New Roman"/>
          <w:noProof/>
        </w:rPr>
        <w:lastRenderedPageBreak/>
        <w:drawing>
          <wp:inline distT="0" distB="0" distL="0" distR="0" wp14:anchorId="65E0D829" wp14:editId="73DF0D98">
            <wp:extent cx="4603262" cy="4603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PointsAvsT.Strict.png"/>
                    <pic:cNvPicPr/>
                  </pic:nvPicPr>
                  <pic:blipFill>
                    <a:blip r:embed="rId10">
                      <a:extLst>
                        <a:ext uri="{28A0092B-C50C-407E-A947-70E740481C1C}">
                          <a14:useLocalDpi xmlns:a14="http://schemas.microsoft.com/office/drawing/2010/main" val="0"/>
                        </a:ext>
                      </a:extLst>
                    </a:blip>
                    <a:stretch>
                      <a:fillRect/>
                    </a:stretch>
                  </pic:blipFill>
                  <pic:spPr>
                    <a:xfrm>
                      <a:off x="0" y="0"/>
                      <a:ext cx="4605430" cy="4605430"/>
                    </a:xfrm>
                    <a:prstGeom prst="rect">
                      <a:avLst/>
                    </a:prstGeom>
                  </pic:spPr>
                </pic:pic>
              </a:graphicData>
            </a:graphic>
          </wp:inline>
        </w:drawing>
      </w:r>
    </w:p>
    <w:p w14:paraId="5017F5E6" w14:textId="59EDE590" w:rsidR="005D5147" w:rsidRDefault="005D5147" w:rsidP="005D5147">
      <w:pPr>
        <w:rPr>
          <w:rFonts w:ascii="Times New Roman" w:hAnsi="Times New Roman" w:cs="Times New Roman"/>
        </w:rPr>
      </w:pPr>
      <w:r>
        <w:rPr>
          <w:rFonts w:ascii="Times New Roman" w:hAnsi="Times New Roman" w:cs="Times New Roman"/>
        </w:rPr>
        <w:t xml:space="preserve">Figure 2. Differences in terrestrial </w:t>
      </w:r>
      <w:r w:rsidR="00E63886">
        <w:rPr>
          <w:rFonts w:ascii="Times New Roman" w:hAnsi="Times New Roman" w:cs="Times New Roman"/>
        </w:rPr>
        <w:t>(</w:t>
      </w:r>
      <w:r w:rsidR="001353C1">
        <w:rPr>
          <w:rFonts w:ascii="Times New Roman" w:hAnsi="Times New Roman" w:cs="Times New Roman"/>
        </w:rPr>
        <w:t>orange</w:t>
      </w:r>
      <w:r w:rsidR="00E63886">
        <w:rPr>
          <w:rFonts w:ascii="Times New Roman" w:hAnsi="Times New Roman" w:cs="Times New Roman"/>
        </w:rPr>
        <w:t>) and arboreal (</w:t>
      </w:r>
      <w:r w:rsidR="001353C1">
        <w:rPr>
          <w:rFonts w:ascii="Times New Roman" w:hAnsi="Times New Roman" w:cs="Times New Roman"/>
        </w:rPr>
        <w:t>green</w:t>
      </w:r>
      <w:r w:rsidR="00E63886">
        <w:rPr>
          <w:rFonts w:ascii="Times New Roman" w:hAnsi="Times New Roman" w:cs="Times New Roman"/>
        </w:rPr>
        <w:t xml:space="preserve">) </w:t>
      </w:r>
      <w:r>
        <w:rPr>
          <w:rFonts w:ascii="Times New Roman" w:hAnsi="Times New Roman" w:cs="Times New Roman"/>
        </w:rPr>
        <w:t>species distributions for the summary statistics of each climate variable.</w:t>
      </w:r>
      <w:r w:rsidR="00E63886">
        <w:rPr>
          <w:rFonts w:ascii="Times New Roman" w:hAnsi="Times New Roman" w:cs="Times New Roman"/>
        </w:rPr>
        <w:t xml:space="preserve"> Significant relationships after accounting </w:t>
      </w:r>
      <w:commentRangeStart w:id="95"/>
      <w:r w:rsidR="00E63886">
        <w:rPr>
          <w:rFonts w:ascii="Times New Roman" w:hAnsi="Times New Roman" w:cs="Times New Roman"/>
        </w:rPr>
        <w:t xml:space="preserve">for </w:t>
      </w:r>
      <w:commentRangeEnd w:id="95"/>
      <w:r w:rsidR="000D0F81">
        <w:rPr>
          <w:rStyle w:val="CommentReference"/>
        </w:rPr>
        <w:commentReference w:id="95"/>
      </w:r>
      <w:r w:rsidR="00E63886">
        <w:rPr>
          <w:rFonts w:ascii="Times New Roman" w:hAnsi="Times New Roman" w:cs="Times New Roman"/>
        </w:rPr>
        <w:t xml:space="preserve">phylogeny </w:t>
      </w:r>
      <w:proofErr w:type="gramStart"/>
      <w:r w:rsidR="00E63886">
        <w:rPr>
          <w:rFonts w:ascii="Times New Roman" w:hAnsi="Times New Roman" w:cs="Times New Roman"/>
        </w:rPr>
        <w:t>are</w:t>
      </w:r>
      <w:proofErr w:type="gramEnd"/>
      <w:r w:rsidR="00E63886">
        <w:rPr>
          <w:rFonts w:ascii="Times New Roman" w:hAnsi="Times New Roman" w:cs="Times New Roman"/>
        </w:rPr>
        <w:t xml:space="preserve"> indicated with </w:t>
      </w:r>
      <w:r w:rsidR="001E346C" w:rsidRPr="001E346C">
        <w:rPr>
          <w:rFonts w:ascii="Times New Roman" w:hAnsi="Times New Roman" w:cs="Times New Roman"/>
        </w:rPr>
        <w:t>asterisk</w:t>
      </w:r>
      <w:r w:rsidR="001E346C">
        <w:rPr>
          <w:rFonts w:ascii="Times New Roman" w:hAnsi="Times New Roman" w:cs="Times New Roman"/>
        </w:rPr>
        <w:t>s</w:t>
      </w:r>
      <w:r w:rsidR="001E346C" w:rsidRPr="001E346C">
        <w:rPr>
          <w:rFonts w:ascii="Times New Roman" w:hAnsi="Times New Roman" w:cs="Times New Roman"/>
        </w:rPr>
        <w:t xml:space="preserve"> </w:t>
      </w:r>
      <w:r w:rsidR="00E63886">
        <w:rPr>
          <w:rFonts w:ascii="Times New Roman" w:hAnsi="Times New Roman" w:cs="Times New Roman"/>
        </w:rPr>
        <w:t xml:space="preserve">(p &lt; 0.0001***, p &lt; 0.001**, p &lt; 0.01*). </w:t>
      </w:r>
    </w:p>
    <w:p w14:paraId="6BF520D3" w14:textId="77777777" w:rsidR="005D5147" w:rsidRPr="001F7131" w:rsidRDefault="005D5147" w:rsidP="005D5147">
      <w:pPr>
        <w:rPr>
          <w:rFonts w:ascii="Times New Roman" w:hAnsi="Times New Roman" w:cs="Times New Roman"/>
        </w:rPr>
      </w:pPr>
    </w:p>
    <w:p w14:paraId="35F92EAC" w14:textId="77777777" w:rsidR="005D5147" w:rsidRDefault="005D5147" w:rsidP="005D5147">
      <w:pPr>
        <w:rPr>
          <w:rFonts w:ascii="Times New Roman" w:hAnsi="Times New Roman" w:cs="Times New Roman"/>
        </w:rPr>
      </w:pPr>
      <w:r w:rsidRPr="001F7131">
        <w:rPr>
          <w:rFonts w:ascii="Times New Roman" w:hAnsi="Times New Roman" w:cs="Times New Roman"/>
          <w:u w:val="single"/>
        </w:rPr>
        <w:t>Ecological Niche Modeling</w:t>
      </w:r>
      <w:r w:rsidRPr="00655816">
        <w:rPr>
          <w:rFonts w:ascii="Times New Roman" w:hAnsi="Times New Roman" w:cs="Times New Roman"/>
        </w:rPr>
        <w:t xml:space="preserve"> </w:t>
      </w:r>
    </w:p>
    <w:p w14:paraId="3380453E" w14:textId="7B551600" w:rsidR="005D5147" w:rsidRDefault="005D5147" w:rsidP="005D5147">
      <w:pPr>
        <w:ind w:firstLine="720"/>
        <w:rPr>
          <w:rFonts w:ascii="Times New Roman" w:hAnsi="Times New Roman" w:cs="Times New Roman"/>
        </w:rPr>
      </w:pPr>
      <w:r>
        <w:rPr>
          <w:rFonts w:ascii="Times New Roman" w:hAnsi="Times New Roman" w:cs="Times New Roman"/>
        </w:rPr>
        <w:t>For the 6-M classification scheme, the largest grid resolution to achieve an AUC score of 0.8 or higher for both arboreal and terrestrial niches was 0.360 decimal degrees (21.6 arc-minute), resulting in 432 pseudo-occurrence points for the arboreal polygon, and 3,664 pseudo-occurrence points for the terrestrial polygon (</w:t>
      </w:r>
      <w:proofErr w:type="spellStart"/>
      <w:r>
        <w:rPr>
          <w:rFonts w:ascii="Times New Roman" w:hAnsi="Times New Roman" w:cs="Times New Roman"/>
        </w:rPr>
        <w:t>AUC</w:t>
      </w:r>
      <w:r w:rsidRPr="00A803C9">
        <w:rPr>
          <w:rFonts w:ascii="Times New Roman" w:hAnsi="Times New Roman" w:cs="Times New Roman"/>
          <w:vertAlign w:val="subscript"/>
        </w:rPr>
        <w:t>Arb</w:t>
      </w:r>
      <w:proofErr w:type="spellEnd"/>
      <w:r>
        <w:rPr>
          <w:rFonts w:ascii="Times New Roman" w:hAnsi="Times New Roman" w:cs="Times New Roman"/>
        </w:rPr>
        <w:t xml:space="preserve"> = 0.9</w:t>
      </w:r>
      <w:r w:rsidR="001E33E8">
        <w:rPr>
          <w:rFonts w:ascii="Times New Roman" w:hAnsi="Times New Roman" w:cs="Times New Roman"/>
        </w:rPr>
        <w:t>38</w:t>
      </w:r>
      <w:r>
        <w:rPr>
          <w:rFonts w:ascii="Times New Roman" w:hAnsi="Times New Roman" w:cs="Times New Roman"/>
        </w:rPr>
        <w:t xml:space="preserve">, </w:t>
      </w:r>
      <w:proofErr w:type="spellStart"/>
      <w:r>
        <w:rPr>
          <w:rFonts w:ascii="Times New Roman" w:hAnsi="Times New Roman" w:cs="Times New Roman"/>
        </w:rPr>
        <w:t>AUC</w:t>
      </w:r>
      <w:r w:rsidRPr="00A803C9">
        <w:rPr>
          <w:rFonts w:ascii="Times New Roman" w:hAnsi="Times New Roman" w:cs="Times New Roman"/>
          <w:vertAlign w:val="subscript"/>
        </w:rPr>
        <w:t>Terr</w:t>
      </w:r>
      <w:proofErr w:type="spellEnd"/>
      <w:r>
        <w:rPr>
          <w:rFonts w:ascii="Times New Roman" w:hAnsi="Times New Roman" w:cs="Times New Roman"/>
        </w:rPr>
        <w:t xml:space="preserve"> = 0.802). Other classification schemes resulted in similar resolutions, ranging from 0.275 to 0.375 decimal degrees</w:t>
      </w:r>
      <w:r w:rsidR="00E722BE">
        <w:rPr>
          <w:rFonts w:ascii="Times New Roman" w:hAnsi="Times New Roman" w:cs="Times New Roman"/>
        </w:rPr>
        <w:t xml:space="preserve">, and robustness analyses for each scheme used the correspondingly appropriate </w:t>
      </w:r>
      <w:commentRangeStart w:id="96"/>
      <w:r w:rsidR="00E722BE">
        <w:rPr>
          <w:rFonts w:ascii="Times New Roman" w:hAnsi="Times New Roman" w:cs="Times New Roman"/>
        </w:rPr>
        <w:t>resolution</w:t>
      </w:r>
      <w:commentRangeEnd w:id="96"/>
      <w:r w:rsidR="001D4B89">
        <w:rPr>
          <w:rStyle w:val="CommentReference"/>
        </w:rPr>
        <w:commentReference w:id="96"/>
      </w:r>
      <w:r w:rsidR="00E722BE">
        <w:rPr>
          <w:rFonts w:ascii="Times New Roman" w:hAnsi="Times New Roman" w:cs="Times New Roman"/>
        </w:rPr>
        <w:t>.</w:t>
      </w:r>
    </w:p>
    <w:p w14:paraId="5AED1D4F" w14:textId="442AE6D0" w:rsidR="005D5147" w:rsidRDefault="005D5147" w:rsidP="005D5147">
      <w:pPr>
        <w:ind w:firstLine="720"/>
        <w:rPr>
          <w:rFonts w:ascii="Times New Roman" w:hAnsi="Times New Roman" w:cs="Times New Roman"/>
        </w:rPr>
      </w:pPr>
      <w:r>
        <w:rPr>
          <w:rFonts w:ascii="Times New Roman" w:hAnsi="Times New Roman" w:cs="Times New Roman"/>
        </w:rPr>
        <w:t xml:space="preserve">Visualizing the predicted suitability for terrestrial and arboreal species showed clear differences geographically (Figure 3). Specifically, terrestrial species suitability is high across the entire eastern United States, </w:t>
      </w:r>
      <w:r w:rsidR="00E722BE">
        <w:rPr>
          <w:rFonts w:ascii="Times New Roman" w:hAnsi="Times New Roman" w:cs="Times New Roman"/>
        </w:rPr>
        <w:t xml:space="preserve">only </w:t>
      </w:r>
      <w:r>
        <w:rPr>
          <w:rFonts w:ascii="Times New Roman" w:hAnsi="Times New Roman" w:cs="Times New Roman"/>
        </w:rPr>
        <w:t>excluding southern Florida. Terrestrial suitability in Central America, on the other hand, appears spotty and fragmented</w:t>
      </w:r>
      <w:r w:rsidR="00E722BE">
        <w:rPr>
          <w:rFonts w:ascii="Times New Roman" w:hAnsi="Times New Roman" w:cs="Times New Roman"/>
        </w:rPr>
        <w:t xml:space="preserve"> (Figure 3A)</w:t>
      </w:r>
      <w:r>
        <w:rPr>
          <w:rFonts w:ascii="Times New Roman" w:hAnsi="Times New Roman" w:cs="Times New Roman"/>
        </w:rPr>
        <w:t xml:space="preserve"> whereas arboreal species suitability is high in most of Central America</w:t>
      </w:r>
      <w:r w:rsidR="00E722BE">
        <w:rPr>
          <w:rFonts w:ascii="Times New Roman" w:hAnsi="Times New Roman" w:cs="Times New Roman"/>
        </w:rPr>
        <w:t xml:space="preserve"> (Figure 3B)</w:t>
      </w:r>
      <w:r>
        <w:rPr>
          <w:rFonts w:ascii="Times New Roman" w:hAnsi="Times New Roman" w:cs="Times New Roman"/>
        </w:rPr>
        <w:t xml:space="preserve">. Although there seems to be moderately suitable </w:t>
      </w:r>
      <w:r w:rsidR="00E722BE">
        <w:rPr>
          <w:rFonts w:ascii="Times New Roman" w:hAnsi="Times New Roman" w:cs="Times New Roman"/>
        </w:rPr>
        <w:t xml:space="preserve">arboreal </w:t>
      </w:r>
      <w:r>
        <w:rPr>
          <w:rFonts w:ascii="Times New Roman" w:hAnsi="Times New Roman" w:cs="Times New Roman"/>
        </w:rPr>
        <w:t xml:space="preserve">climate in the south eastern United States, the highest </w:t>
      </w:r>
      <w:r w:rsidR="00E722BE">
        <w:rPr>
          <w:rFonts w:ascii="Times New Roman" w:hAnsi="Times New Roman" w:cs="Times New Roman"/>
        </w:rPr>
        <w:t xml:space="preserve">arboreal </w:t>
      </w:r>
      <w:r>
        <w:rPr>
          <w:rFonts w:ascii="Times New Roman" w:hAnsi="Times New Roman" w:cs="Times New Roman"/>
        </w:rPr>
        <w:t>suitability scores are concentrated on the west coast and in the tropics.</w:t>
      </w:r>
    </w:p>
    <w:p w14:paraId="558A4BF8" w14:textId="3B4B0CE1" w:rsidR="005D5147" w:rsidRPr="00475D7D" w:rsidRDefault="005D5147" w:rsidP="005D5147">
      <w:pPr>
        <w:ind w:firstLine="720"/>
        <w:rPr>
          <w:rFonts w:ascii="Times New Roman" w:hAnsi="Times New Roman" w:cs="Times New Roman"/>
        </w:rPr>
      </w:pPr>
      <w:r>
        <w:rPr>
          <w:rFonts w:ascii="Times New Roman" w:hAnsi="Times New Roman" w:cs="Times New Roman"/>
        </w:rPr>
        <w:lastRenderedPageBreak/>
        <w:t xml:space="preserve">The observed </w:t>
      </w:r>
      <w:r w:rsidRPr="00A803C9">
        <w:rPr>
          <w:rFonts w:ascii="Times New Roman" w:hAnsi="Times New Roman" w:cs="Times New Roman"/>
          <w:i/>
        </w:rPr>
        <w:t>D</w:t>
      </w:r>
      <w:r>
        <w:rPr>
          <w:rFonts w:ascii="Times New Roman" w:hAnsi="Times New Roman" w:cs="Times New Roman"/>
        </w:rPr>
        <w:t xml:space="preserve"> and </w:t>
      </w:r>
      <w:r w:rsidRPr="00A803C9">
        <w:rPr>
          <w:rFonts w:ascii="Times New Roman" w:hAnsi="Times New Roman" w:cs="Times New Roman"/>
          <w:i/>
        </w:rPr>
        <w:t>I</w:t>
      </w:r>
      <w:r>
        <w:rPr>
          <w:rFonts w:ascii="Times New Roman" w:hAnsi="Times New Roman" w:cs="Times New Roman"/>
        </w:rPr>
        <w:t xml:space="preserve"> metrics of niche overlap between arboreal and terrestrial microhabitats were significantly smaller than all values of the null distributions (Schoener’s </w:t>
      </w:r>
      <w:r w:rsidRPr="00A803C9">
        <w:rPr>
          <w:rFonts w:ascii="Times New Roman" w:hAnsi="Times New Roman" w:cs="Times New Roman"/>
          <w:i/>
        </w:rPr>
        <w:t>D</w:t>
      </w:r>
      <w:r>
        <w:rPr>
          <w:rFonts w:ascii="Times New Roman" w:hAnsi="Times New Roman" w:cs="Times New Roman"/>
        </w:rPr>
        <w:t xml:space="preserve"> = 0.348, p = 0.01; Warren’s </w:t>
      </w:r>
      <w:r w:rsidRPr="00A803C9">
        <w:rPr>
          <w:rFonts w:ascii="Times New Roman" w:hAnsi="Times New Roman" w:cs="Times New Roman"/>
          <w:i/>
        </w:rPr>
        <w:t>I</w:t>
      </w:r>
      <w:r>
        <w:rPr>
          <w:rFonts w:ascii="Times New Roman" w:hAnsi="Times New Roman" w:cs="Times New Roman"/>
        </w:rPr>
        <w:t xml:space="preserve"> = 0.618, p = 0.01; Figure 4)</w:t>
      </w:r>
      <w:r w:rsidR="00A7569F">
        <w:rPr>
          <w:rFonts w:ascii="Times New Roman" w:hAnsi="Times New Roman" w:cs="Times New Roman"/>
        </w:rPr>
        <w:t>, indicating little niche overlap</w:t>
      </w:r>
      <w:r>
        <w:rPr>
          <w:rFonts w:ascii="Times New Roman" w:hAnsi="Times New Roman" w:cs="Times New Roman"/>
        </w:rPr>
        <w:t>.</w:t>
      </w:r>
      <w:r w:rsidR="00E722BE">
        <w:rPr>
          <w:rFonts w:ascii="Times New Roman" w:hAnsi="Times New Roman" w:cs="Times New Roman"/>
        </w:rPr>
        <w:t xml:space="preserve"> These values are invariable across classification schemes</w:t>
      </w:r>
      <w:r w:rsidR="00BA4952">
        <w:rPr>
          <w:rFonts w:ascii="Times New Roman" w:hAnsi="Times New Roman" w:cs="Times New Roman"/>
        </w:rPr>
        <w:t xml:space="preserve"> (</w:t>
      </w:r>
      <w:commentRangeStart w:id="97"/>
      <w:r w:rsidR="00E722BE">
        <w:rPr>
          <w:rFonts w:ascii="Times New Roman" w:hAnsi="Times New Roman" w:cs="Times New Roman"/>
        </w:rPr>
        <w:t>_____</w:t>
      </w:r>
      <w:commentRangeEnd w:id="97"/>
      <w:r w:rsidR="00B86D6E">
        <w:rPr>
          <w:rStyle w:val="CommentReference"/>
        </w:rPr>
        <w:commentReference w:id="97"/>
      </w:r>
      <w:r w:rsidR="00BA4952">
        <w:rPr>
          <w:rFonts w:ascii="Times New Roman" w:hAnsi="Times New Roman" w:cs="Times New Roman"/>
        </w:rPr>
        <w:t>)</w:t>
      </w:r>
      <w:r w:rsidR="00E722BE">
        <w:rPr>
          <w:rFonts w:ascii="Times New Roman" w:hAnsi="Times New Roman" w:cs="Times New Roman"/>
        </w:rPr>
        <w:t>.</w:t>
      </w:r>
      <w:r>
        <w:rPr>
          <w:rFonts w:ascii="Times New Roman" w:hAnsi="Times New Roman" w:cs="Times New Roman"/>
        </w:rPr>
        <w:t xml:space="preserve"> In examining the reciprocal suitability, only 4.10% of the area occupied by arboreal species is suitable for terrestrial life. Alternatively, 50.7% of the terrestrial species distribution is suitable for arboreal life. </w:t>
      </w:r>
      <w:r w:rsidR="00E722BE">
        <w:rPr>
          <w:rFonts w:ascii="Times New Roman" w:hAnsi="Times New Roman" w:cs="Times New Roman"/>
        </w:rPr>
        <w:t xml:space="preserve">Robustness analyses mirror these results except in </w:t>
      </w:r>
      <w:bookmarkStart w:id="98" w:name="_GoBack"/>
      <w:bookmarkEnd w:id="98"/>
      <w:r w:rsidR="00E722BE">
        <w:rPr>
          <w:rFonts w:ascii="Times New Roman" w:hAnsi="Times New Roman" w:cs="Times New Roman"/>
        </w:rPr>
        <w:t>the case of the classification scheme 6-McM. This classification scheme repeatedly displayed contradictions to our results (see Discussion).</w:t>
      </w:r>
    </w:p>
    <w:p w14:paraId="359154FE" w14:textId="77777777" w:rsidR="005D5147" w:rsidRDefault="005D5147" w:rsidP="005D5147">
      <w:pPr>
        <w:ind w:firstLine="720"/>
        <w:rPr>
          <w:rFonts w:ascii="Times New Roman" w:hAnsi="Times New Roman" w:cs="Times New Roman"/>
        </w:rPr>
      </w:pPr>
    </w:p>
    <w:p w14:paraId="23765D55" w14:textId="77777777" w:rsidR="005D5147" w:rsidRDefault="005D5147" w:rsidP="005D5147">
      <w:pPr>
        <w:rPr>
          <w:rFonts w:ascii="Times New Roman" w:hAnsi="Times New Roman" w:cs="Times New Roman"/>
        </w:rPr>
      </w:pPr>
      <w:r>
        <w:rPr>
          <w:rFonts w:ascii="Times New Roman" w:hAnsi="Times New Roman" w:cs="Times New Roman"/>
        </w:rPr>
        <w:t>Table 3. Reciprocal suitability of arboreal and terrestrial species for each classification scheme.</w:t>
      </w:r>
    </w:p>
    <w:tbl>
      <w:tblPr>
        <w:tblStyle w:val="PlainTable5"/>
        <w:tblW w:w="0" w:type="auto"/>
        <w:tblLook w:val="04A0" w:firstRow="1" w:lastRow="0" w:firstColumn="1" w:lastColumn="0" w:noHBand="0" w:noVBand="1"/>
      </w:tblPr>
      <w:tblGrid>
        <w:gridCol w:w="1885"/>
        <w:gridCol w:w="2448"/>
        <w:gridCol w:w="2448"/>
      </w:tblGrid>
      <w:tr w:rsidR="005D5147" w14:paraId="77B56CB7" w14:textId="77777777" w:rsidTr="009046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Pr>
          <w:p w14:paraId="0EE73D2E" w14:textId="77777777" w:rsidR="005D5147" w:rsidRDefault="005D5147" w:rsidP="00904640">
            <w:pPr>
              <w:rPr>
                <w:rFonts w:ascii="Times New Roman" w:hAnsi="Times New Roman" w:cs="Times New Roman"/>
              </w:rPr>
            </w:pPr>
            <w:r>
              <w:rPr>
                <w:rFonts w:ascii="Times New Roman" w:hAnsi="Times New Roman" w:cs="Times New Roman"/>
              </w:rPr>
              <w:t xml:space="preserve">Classification </w:t>
            </w:r>
          </w:p>
        </w:tc>
        <w:tc>
          <w:tcPr>
            <w:tcW w:w="2448" w:type="dxa"/>
          </w:tcPr>
          <w:p w14:paraId="5822C322" w14:textId="77777777" w:rsidR="005D5147" w:rsidRDefault="005D5147" w:rsidP="009046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Arb Poly, Terr ENM</w:t>
            </w:r>
          </w:p>
        </w:tc>
        <w:tc>
          <w:tcPr>
            <w:tcW w:w="2448" w:type="dxa"/>
          </w:tcPr>
          <w:p w14:paraId="48A4DCBF" w14:textId="77777777" w:rsidR="005D5147" w:rsidRDefault="005D5147" w:rsidP="009046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Terr Poly, Arb ENM</w:t>
            </w:r>
          </w:p>
        </w:tc>
      </w:tr>
      <w:tr w:rsidR="005D5147" w14:paraId="7EC73DE0" w14:textId="77777777" w:rsidTr="00904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618A6D0" w14:textId="77777777" w:rsidR="005D5147" w:rsidRDefault="005D5147" w:rsidP="00904640">
            <w:pPr>
              <w:rPr>
                <w:rFonts w:ascii="Times New Roman" w:hAnsi="Times New Roman" w:cs="Times New Roman"/>
              </w:rPr>
            </w:pPr>
            <w:r>
              <w:rPr>
                <w:rFonts w:ascii="Times New Roman" w:hAnsi="Times New Roman" w:cs="Times New Roman"/>
              </w:rPr>
              <w:t>6-M</w:t>
            </w:r>
          </w:p>
        </w:tc>
        <w:tc>
          <w:tcPr>
            <w:tcW w:w="2448" w:type="dxa"/>
          </w:tcPr>
          <w:p w14:paraId="7AC436A0" w14:textId="3B746F9B" w:rsidR="005D5147" w:rsidRDefault="00313592"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99" w:author="Mellenthin, Lauren" w:date="2019-10-25T14:51:00Z">
              <w:r>
                <w:rPr>
                  <w:rFonts w:ascii="Times New Roman" w:hAnsi="Times New Roman" w:cs="Times New Roman"/>
                </w:rPr>
                <w:t>35.57</w:t>
              </w:r>
            </w:ins>
            <w:del w:id="100" w:author="Mellenthin, Lauren" w:date="2019-10-25T14:51:00Z">
              <w:r w:rsidR="005D5147" w:rsidDel="00313592">
                <w:rPr>
                  <w:rFonts w:ascii="Times New Roman" w:hAnsi="Times New Roman" w:cs="Times New Roman"/>
                </w:rPr>
                <w:delText>4.10</w:delText>
              </w:r>
            </w:del>
            <w:r w:rsidR="005D5147">
              <w:rPr>
                <w:rFonts w:ascii="Times New Roman" w:hAnsi="Times New Roman" w:cs="Times New Roman"/>
              </w:rPr>
              <w:t>%</w:t>
            </w:r>
          </w:p>
        </w:tc>
        <w:tc>
          <w:tcPr>
            <w:tcW w:w="2448" w:type="dxa"/>
          </w:tcPr>
          <w:p w14:paraId="547099C0" w14:textId="231C5729" w:rsidR="005D5147" w:rsidRDefault="00313592"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101" w:author="Mellenthin, Lauren" w:date="2019-10-25T14:51:00Z">
              <w:r>
                <w:rPr>
                  <w:rFonts w:ascii="Times New Roman" w:hAnsi="Times New Roman" w:cs="Times New Roman"/>
                </w:rPr>
                <w:t>11.72</w:t>
              </w:r>
            </w:ins>
            <w:del w:id="102" w:author="Mellenthin, Lauren" w:date="2019-10-25T14:51:00Z">
              <w:r w:rsidR="005D5147" w:rsidDel="00313592">
                <w:rPr>
                  <w:rFonts w:ascii="Times New Roman" w:hAnsi="Times New Roman" w:cs="Times New Roman"/>
                </w:rPr>
                <w:delText>50.70</w:delText>
              </w:r>
            </w:del>
            <w:r w:rsidR="005D5147">
              <w:rPr>
                <w:rFonts w:ascii="Times New Roman" w:hAnsi="Times New Roman" w:cs="Times New Roman"/>
              </w:rPr>
              <w:t>%</w:t>
            </w:r>
          </w:p>
        </w:tc>
      </w:tr>
      <w:tr w:rsidR="005D5147" w14:paraId="5FF42483" w14:textId="77777777" w:rsidTr="00904640">
        <w:tc>
          <w:tcPr>
            <w:cnfStyle w:val="001000000000" w:firstRow="0" w:lastRow="0" w:firstColumn="1" w:lastColumn="0" w:oddVBand="0" w:evenVBand="0" w:oddHBand="0" w:evenHBand="0" w:firstRowFirstColumn="0" w:firstRowLastColumn="0" w:lastRowFirstColumn="0" w:lastRowLastColumn="0"/>
            <w:tcW w:w="1885" w:type="dxa"/>
          </w:tcPr>
          <w:p w14:paraId="3C9DC67E" w14:textId="77777777" w:rsidR="005D5147" w:rsidRDefault="005D5147" w:rsidP="00904640">
            <w:pPr>
              <w:rPr>
                <w:rFonts w:ascii="Times New Roman" w:hAnsi="Times New Roman" w:cs="Times New Roman"/>
              </w:rPr>
            </w:pPr>
            <w:r>
              <w:rPr>
                <w:rFonts w:ascii="Times New Roman" w:hAnsi="Times New Roman" w:cs="Times New Roman"/>
              </w:rPr>
              <w:t>6-L</w:t>
            </w:r>
          </w:p>
        </w:tc>
        <w:tc>
          <w:tcPr>
            <w:tcW w:w="2448" w:type="dxa"/>
          </w:tcPr>
          <w:p w14:paraId="0BD49D07" w14:textId="32B5549B" w:rsidR="005D5147" w:rsidRDefault="00313592"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03" w:author="Mellenthin, Lauren" w:date="2019-10-25T14:53:00Z">
              <w:r>
                <w:rPr>
                  <w:rFonts w:ascii="Times New Roman" w:hAnsi="Times New Roman" w:cs="Times New Roman"/>
                </w:rPr>
                <w:t>33.75</w:t>
              </w:r>
            </w:ins>
            <w:del w:id="104" w:author="Mellenthin, Lauren" w:date="2019-10-25T14:53:00Z">
              <w:r w:rsidR="005D5147" w:rsidDel="00313592">
                <w:rPr>
                  <w:rFonts w:ascii="Times New Roman" w:hAnsi="Times New Roman" w:cs="Times New Roman"/>
                </w:rPr>
                <w:delText>5.09</w:delText>
              </w:r>
            </w:del>
            <w:r w:rsidR="005D5147">
              <w:rPr>
                <w:rFonts w:ascii="Times New Roman" w:hAnsi="Times New Roman" w:cs="Times New Roman"/>
              </w:rPr>
              <w:t>%</w:t>
            </w:r>
          </w:p>
        </w:tc>
        <w:tc>
          <w:tcPr>
            <w:tcW w:w="2448" w:type="dxa"/>
          </w:tcPr>
          <w:p w14:paraId="7698D36E" w14:textId="34E07CB1" w:rsidR="005D5147" w:rsidRDefault="00313592"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05" w:author="Mellenthin, Lauren" w:date="2019-10-25T14:52:00Z">
              <w:r>
                <w:rPr>
                  <w:rFonts w:ascii="Times New Roman" w:hAnsi="Times New Roman" w:cs="Times New Roman"/>
                </w:rPr>
                <w:t>12.82</w:t>
              </w:r>
            </w:ins>
            <w:del w:id="106" w:author="Mellenthin, Lauren" w:date="2019-10-25T14:52:00Z">
              <w:r w:rsidR="005D5147" w:rsidDel="00313592">
                <w:rPr>
                  <w:rFonts w:ascii="Times New Roman" w:hAnsi="Times New Roman" w:cs="Times New Roman"/>
                </w:rPr>
                <w:delText>31.31</w:delText>
              </w:r>
            </w:del>
            <w:r w:rsidR="005D5147">
              <w:rPr>
                <w:rFonts w:ascii="Times New Roman" w:hAnsi="Times New Roman" w:cs="Times New Roman"/>
              </w:rPr>
              <w:t>%</w:t>
            </w:r>
          </w:p>
        </w:tc>
      </w:tr>
      <w:tr w:rsidR="005D5147" w14:paraId="15A65ED6" w14:textId="77777777" w:rsidTr="00904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2991AE" w14:textId="77777777" w:rsidR="005D5147" w:rsidRDefault="005D5147" w:rsidP="00904640">
            <w:pPr>
              <w:rPr>
                <w:rFonts w:ascii="Times New Roman" w:hAnsi="Times New Roman" w:cs="Times New Roman"/>
              </w:rPr>
            </w:pPr>
            <w:r>
              <w:rPr>
                <w:rFonts w:ascii="Times New Roman" w:hAnsi="Times New Roman" w:cs="Times New Roman"/>
              </w:rPr>
              <w:t>7-M</w:t>
            </w:r>
          </w:p>
        </w:tc>
        <w:tc>
          <w:tcPr>
            <w:tcW w:w="2448" w:type="dxa"/>
          </w:tcPr>
          <w:p w14:paraId="39C67CC1" w14:textId="2B0EC39B" w:rsidR="005D5147" w:rsidRDefault="00313592"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107" w:author="Mellenthin, Lauren" w:date="2019-10-25T14:54:00Z">
              <w:r>
                <w:rPr>
                  <w:rFonts w:ascii="Times New Roman" w:hAnsi="Times New Roman" w:cs="Times New Roman"/>
                </w:rPr>
                <w:t>35.3</w:t>
              </w:r>
            </w:ins>
            <w:ins w:id="108" w:author="Mellenthin, Lauren" w:date="2019-10-25T14:55:00Z">
              <w:r>
                <w:rPr>
                  <w:rFonts w:ascii="Times New Roman" w:hAnsi="Times New Roman" w:cs="Times New Roman"/>
                </w:rPr>
                <w:t>9</w:t>
              </w:r>
            </w:ins>
            <w:ins w:id="109" w:author="Mellenthin, Lauren" w:date="2019-10-09T12:57:00Z">
              <w:r w:rsidR="006B6F2C">
                <w:rPr>
                  <w:rFonts w:ascii="Times New Roman" w:hAnsi="Times New Roman" w:cs="Times New Roman"/>
                </w:rPr>
                <w:t>%</w:t>
              </w:r>
            </w:ins>
          </w:p>
        </w:tc>
        <w:tc>
          <w:tcPr>
            <w:tcW w:w="2448" w:type="dxa"/>
          </w:tcPr>
          <w:p w14:paraId="0EACC8F7" w14:textId="7027DD83" w:rsidR="005D5147" w:rsidRDefault="00313592"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110" w:author="Mellenthin, Lauren" w:date="2019-10-25T14:54:00Z">
              <w:r>
                <w:rPr>
                  <w:rFonts w:ascii="Times New Roman" w:hAnsi="Times New Roman" w:cs="Times New Roman"/>
                </w:rPr>
                <w:t>11.75</w:t>
              </w:r>
            </w:ins>
            <w:ins w:id="111" w:author="Mellenthin, Lauren" w:date="2019-10-09T12:57:00Z">
              <w:r w:rsidR="006B6F2C">
                <w:rPr>
                  <w:rFonts w:ascii="Times New Roman" w:hAnsi="Times New Roman" w:cs="Times New Roman"/>
                </w:rPr>
                <w:t>%</w:t>
              </w:r>
            </w:ins>
          </w:p>
        </w:tc>
      </w:tr>
      <w:tr w:rsidR="005D5147" w14:paraId="15722720" w14:textId="77777777" w:rsidTr="00904640">
        <w:tc>
          <w:tcPr>
            <w:cnfStyle w:val="001000000000" w:firstRow="0" w:lastRow="0" w:firstColumn="1" w:lastColumn="0" w:oddVBand="0" w:evenVBand="0" w:oddHBand="0" w:evenHBand="0" w:firstRowFirstColumn="0" w:firstRowLastColumn="0" w:lastRowFirstColumn="0" w:lastRowLastColumn="0"/>
            <w:tcW w:w="1885" w:type="dxa"/>
          </w:tcPr>
          <w:p w14:paraId="2A90E693" w14:textId="77777777" w:rsidR="005D5147" w:rsidRDefault="005D5147" w:rsidP="00904640">
            <w:pPr>
              <w:rPr>
                <w:rFonts w:ascii="Times New Roman" w:hAnsi="Times New Roman" w:cs="Times New Roman"/>
              </w:rPr>
            </w:pPr>
            <w:r>
              <w:rPr>
                <w:rFonts w:ascii="Times New Roman" w:hAnsi="Times New Roman" w:cs="Times New Roman"/>
              </w:rPr>
              <w:t>7-L</w:t>
            </w:r>
          </w:p>
        </w:tc>
        <w:tc>
          <w:tcPr>
            <w:tcW w:w="2448" w:type="dxa"/>
          </w:tcPr>
          <w:p w14:paraId="13EA5D09" w14:textId="2B87BCC6" w:rsidR="005D5147" w:rsidRDefault="00313592"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12" w:author="Mellenthin, Lauren" w:date="2019-10-25T14:55:00Z">
              <w:r>
                <w:rPr>
                  <w:rFonts w:ascii="Times New Roman" w:hAnsi="Times New Roman" w:cs="Times New Roman"/>
                </w:rPr>
                <w:t>35.44</w:t>
              </w:r>
            </w:ins>
            <w:ins w:id="113" w:author="Mellenthin, Lauren" w:date="2019-10-09T12:58:00Z">
              <w:r w:rsidR="006B6F2C">
                <w:rPr>
                  <w:rFonts w:ascii="Times New Roman" w:hAnsi="Times New Roman" w:cs="Times New Roman"/>
                </w:rPr>
                <w:t>%</w:t>
              </w:r>
            </w:ins>
          </w:p>
        </w:tc>
        <w:tc>
          <w:tcPr>
            <w:tcW w:w="2448" w:type="dxa"/>
          </w:tcPr>
          <w:p w14:paraId="20FFEEA0" w14:textId="3584A3F3" w:rsidR="005D5147" w:rsidRDefault="00313592"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14" w:author="Mellenthin, Lauren" w:date="2019-10-25T14:55:00Z">
              <w:r>
                <w:rPr>
                  <w:rFonts w:ascii="Times New Roman" w:hAnsi="Times New Roman" w:cs="Times New Roman"/>
                </w:rPr>
                <w:t>12.69</w:t>
              </w:r>
            </w:ins>
            <w:ins w:id="115" w:author="Mellenthin, Lauren" w:date="2019-10-09T12:59:00Z">
              <w:r w:rsidR="006B6F2C">
                <w:rPr>
                  <w:rFonts w:ascii="Times New Roman" w:hAnsi="Times New Roman" w:cs="Times New Roman"/>
                </w:rPr>
                <w:t>%</w:t>
              </w:r>
            </w:ins>
          </w:p>
        </w:tc>
      </w:tr>
      <w:tr w:rsidR="005D5147" w14:paraId="769DDFC4" w14:textId="77777777" w:rsidTr="00904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753B68A" w14:textId="77777777" w:rsidR="005D5147" w:rsidRDefault="005D5147" w:rsidP="00904640">
            <w:pPr>
              <w:rPr>
                <w:rFonts w:ascii="Times New Roman" w:hAnsi="Times New Roman" w:cs="Times New Roman"/>
              </w:rPr>
            </w:pPr>
            <w:r>
              <w:rPr>
                <w:rFonts w:ascii="Times New Roman" w:hAnsi="Times New Roman" w:cs="Times New Roman"/>
              </w:rPr>
              <w:t>6-McM</w:t>
            </w:r>
          </w:p>
        </w:tc>
        <w:tc>
          <w:tcPr>
            <w:tcW w:w="2448" w:type="dxa"/>
          </w:tcPr>
          <w:p w14:paraId="418EA3A6" w14:textId="521EEEE9" w:rsidR="005D5147" w:rsidRDefault="00313592"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116" w:author="Mellenthin, Lauren" w:date="2019-10-25T14:53:00Z">
              <w:r>
                <w:rPr>
                  <w:rFonts w:ascii="Times New Roman" w:hAnsi="Times New Roman" w:cs="Times New Roman"/>
                </w:rPr>
                <w:t>32.17</w:t>
              </w:r>
            </w:ins>
            <w:del w:id="117" w:author="Mellenthin, Lauren" w:date="2019-10-25T14:53:00Z">
              <w:r w:rsidR="005D5147" w:rsidDel="00313592">
                <w:rPr>
                  <w:rFonts w:ascii="Times New Roman" w:hAnsi="Times New Roman" w:cs="Times New Roman"/>
                </w:rPr>
                <w:delText>4.22</w:delText>
              </w:r>
            </w:del>
            <w:r w:rsidR="005D5147">
              <w:rPr>
                <w:rFonts w:ascii="Times New Roman" w:hAnsi="Times New Roman" w:cs="Times New Roman"/>
              </w:rPr>
              <w:t>%</w:t>
            </w:r>
          </w:p>
        </w:tc>
        <w:tc>
          <w:tcPr>
            <w:tcW w:w="2448" w:type="dxa"/>
          </w:tcPr>
          <w:p w14:paraId="1828F724" w14:textId="7ABC65F0" w:rsidR="005D5147" w:rsidRDefault="00313592"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118" w:author="Mellenthin, Lauren" w:date="2019-10-25T14:53:00Z">
              <w:r>
                <w:rPr>
                  <w:rFonts w:ascii="Times New Roman" w:hAnsi="Times New Roman" w:cs="Times New Roman"/>
                </w:rPr>
                <w:t>11.74</w:t>
              </w:r>
            </w:ins>
            <w:del w:id="119" w:author="Mellenthin, Lauren" w:date="2019-10-25T14:53:00Z">
              <w:r w:rsidR="005D5147" w:rsidDel="00313592">
                <w:rPr>
                  <w:rFonts w:ascii="Times New Roman" w:hAnsi="Times New Roman" w:cs="Times New Roman"/>
                </w:rPr>
                <w:delText>42.23</w:delText>
              </w:r>
            </w:del>
            <w:r w:rsidR="005D5147">
              <w:rPr>
                <w:rFonts w:ascii="Times New Roman" w:hAnsi="Times New Roman" w:cs="Times New Roman"/>
              </w:rPr>
              <w:t>%</w:t>
            </w:r>
          </w:p>
        </w:tc>
      </w:tr>
      <w:tr w:rsidR="005D5147" w14:paraId="26BBB2AB" w14:textId="77777777" w:rsidTr="00904640">
        <w:tc>
          <w:tcPr>
            <w:cnfStyle w:val="001000000000" w:firstRow="0" w:lastRow="0" w:firstColumn="1" w:lastColumn="0" w:oddVBand="0" w:evenVBand="0" w:oddHBand="0" w:evenHBand="0" w:firstRowFirstColumn="0" w:firstRowLastColumn="0" w:lastRowFirstColumn="0" w:lastRowLastColumn="0"/>
            <w:tcW w:w="1885" w:type="dxa"/>
          </w:tcPr>
          <w:p w14:paraId="219E4B2E" w14:textId="77777777" w:rsidR="005D5147" w:rsidRDefault="005D5147" w:rsidP="00904640">
            <w:pPr>
              <w:rPr>
                <w:rFonts w:ascii="Times New Roman" w:hAnsi="Times New Roman" w:cs="Times New Roman"/>
              </w:rPr>
            </w:pPr>
            <w:r>
              <w:rPr>
                <w:rFonts w:ascii="Times New Roman" w:hAnsi="Times New Roman" w:cs="Times New Roman"/>
              </w:rPr>
              <w:t>6-McL</w:t>
            </w:r>
          </w:p>
        </w:tc>
        <w:tc>
          <w:tcPr>
            <w:tcW w:w="2448" w:type="dxa"/>
          </w:tcPr>
          <w:p w14:paraId="50B6E99E" w14:textId="461746E5" w:rsidR="005D5147" w:rsidRDefault="00313592"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20" w:author="Mellenthin, Lauren" w:date="2019-10-25T14:54:00Z">
              <w:r>
                <w:rPr>
                  <w:rFonts w:ascii="Times New Roman" w:hAnsi="Times New Roman" w:cs="Times New Roman"/>
                </w:rPr>
                <w:t>18.72</w:t>
              </w:r>
            </w:ins>
            <w:del w:id="121" w:author="Mellenthin, Lauren" w:date="2019-10-25T14:54:00Z">
              <w:r w:rsidR="005D5147" w:rsidDel="00313592">
                <w:rPr>
                  <w:rFonts w:ascii="Times New Roman" w:hAnsi="Times New Roman" w:cs="Times New Roman"/>
                </w:rPr>
                <w:delText>71.14</w:delText>
              </w:r>
            </w:del>
            <w:r w:rsidR="005D5147">
              <w:rPr>
                <w:rFonts w:ascii="Times New Roman" w:hAnsi="Times New Roman" w:cs="Times New Roman"/>
              </w:rPr>
              <w:t>%</w:t>
            </w:r>
          </w:p>
        </w:tc>
        <w:tc>
          <w:tcPr>
            <w:tcW w:w="2448" w:type="dxa"/>
          </w:tcPr>
          <w:p w14:paraId="142D3E4C" w14:textId="689A029A"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ins w:id="122" w:author="Mellenthin, Lauren" w:date="2019-10-25T14:54:00Z">
              <w:r w:rsidR="00313592">
                <w:rPr>
                  <w:rFonts w:ascii="Times New Roman" w:hAnsi="Times New Roman" w:cs="Times New Roman"/>
                </w:rPr>
                <w:t>6.02</w:t>
              </w:r>
            </w:ins>
            <w:del w:id="123" w:author="Mellenthin, Lauren" w:date="2019-10-25T14:54:00Z">
              <w:r w:rsidDel="00313592">
                <w:rPr>
                  <w:rFonts w:ascii="Times New Roman" w:hAnsi="Times New Roman" w:cs="Times New Roman"/>
                </w:rPr>
                <w:delText>1.97</w:delText>
              </w:r>
            </w:del>
            <w:r>
              <w:rPr>
                <w:rFonts w:ascii="Times New Roman" w:hAnsi="Times New Roman" w:cs="Times New Roman"/>
              </w:rPr>
              <w:t>%</w:t>
            </w:r>
          </w:p>
        </w:tc>
      </w:tr>
    </w:tbl>
    <w:p w14:paraId="09C2016C" w14:textId="77777777" w:rsidR="005D5147" w:rsidRDefault="005D5147" w:rsidP="005D5147">
      <w:pPr>
        <w:ind w:firstLine="720"/>
        <w:rPr>
          <w:rFonts w:ascii="Times New Roman" w:hAnsi="Times New Roman" w:cs="Times New Roman"/>
        </w:rPr>
      </w:pPr>
    </w:p>
    <w:p w14:paraId="72BD41A8" w14:textId="3AEF64D9" w:rsidR="005D5147" w:rsidRDefault="005D5147" w:rsidP="005D5147">
      <w:pPr>
        <w:rPr>
          <w:rFonts w:ascii="Times New Roman" w:hAnsi="Times New Roman" w:cs="Times New Roman"/>
        </w:rPr>
      </w:pPr>
    </w:p>
    <w:p w14:paraId="2F85DC0B" w14:textId="0533476F" w:rsidR="001E346C" w:rsidRDefault="001E346C" w:rsidP="005D5147">
      <w:pPr>
        <w:rPr>
          <w:rFonts w:ascii="Times New Roman" w:hAnsi="Times New Roman" w:cs="Times New Roman"/>
        </w:rPr>
      </w:pPr>
    </w:p>
    <w:p w14:paraId="68964C18" w14:textId="77777777" w:rsidR="00460299" w:rsidRDefault="00460299" w:rsidP="00460299">
      <w:pPr>
        <w:rPr>
          <w:rFonts w:ascii="Times New Roman" w:hAnsi="Times New Roman" w:cs="Times New Roman"/>
        </w:rPr>
      </w:pPr>
      <w:r>
        <w:rPr>
          <w:rFonts w:ascii="Times New Roman" w:hAnsi="Times New Roman" w:cs="Times New Roman"/>
          <w:noProof/>
        </w:rPr>
        <w:drawing>
          <wp:inline distT="0" distB="0" distL="0" distR="0" wp14:anchorId="2CEB2A2B" wp14:editId="54BD896A">
            <wp:extent cx="5844079" cy="416010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IG2.pdf"/>
                    <pic:cNvPicPr/>
                  </pic:nvPicPr>
                  <pic:blipFill rotWithShape="1">
                    <a:blip r:embed="rId11">
                      <a:extLst>
                        <a:ext uri="{28A0092B-C50C-407E-A947-70E740481C1C}">
                          <a14:useLocalDpi xmlns:a14="http://schemas.microsoft.com/office/drawing/2010/main" val="0"/>
                        </a:ext>
                      </a:extLst>
                    </a:blip>
                    <a:srcRect l="21144" t="5361" r="21660" b="22258"/>
                    <a:stretch/>
                  </pic:blipFill>
                  <pic:spPr bwMode="auto">
                    <a:xfrm>
                      <a:off x="0" y="0"/>
                      <a:ext cx="5849059" cy="4163653"/>
                    </a:xfrm>
                    <a:prstGeom prst="rect">
                      <a:avLst/>
                    </a:prstGeom>
                    <a:ln>
                      <a:noFill/>
                    </a:ln>
                    <a:extLst>
                      <a:ext uri="{53640926-AAD7-44D8-BBD7-CCE9431645EC}">
                        <a14:shadowObscured xmlns:a14="http://schemas.microsoft.com/office/drawing/2010/main"/>
                      </a:ext>
                    </a:extLst>
                  </pic:spPr>
                </pic:pic>
              </a:graphicData>
            </a:graphic>
          </wp:inline>
        </w:drawing>
      </w:r>
    </w:p>
    <w:p w14:paraId="68F227BB" w14:textId="77777777" w:rsidR="00460299" w:rsidRDefault="00460299" w:rsidP="00460299">
      <w:pPr>
        <w:rPr>
          <w:rFonts w:ascii="Times New Roman" w:hAnsi="Times New Roman" w:cs="Times New Roman"/>
        </w:rPr>
      </w:pPr>
      <w:r>
        <w:rPr>
          <w:rFonts w:ascii="Times New Roman" w:hAnsi="Times New Roman" w:cs="Times New Roman"/>
        </w:rPr>
        <w:t xml:space="preserve">Figure 3. </w:t>
      </w:r>
      <w:r w:rsidRPr="00092FC5">
        <w:rPr>
          <w:rFonts w:ascii="Times New Roman" w:hAnsi="Times New Roman" w:cs="Times New Roman"/>
        </w:rPr>
        <w:t xml:space="preserve">We used environmental niche models (ENM) to evaluate the overlap in species distributions and </w:t>
      </w:r>
      <w:r>
        <w:rPr>
          <w:rFonts w:ascii="Times New Roman" w:hAnsi="Times New Roman" w:cs="Times New Roman"/>
        </w:rPr>
        <w:t>microhabitat suitability scores under classification scheme 6-M</w:t>
      </w:r>
      <w:r w:rsidRPr="00092FC5">
        <w:rPr>
          <w:rFonts w:ascii="Times New Roman" w:hAnsi="Times New Roman" w:cs="Times New Roman"/>
        </w:rPr>
        <w:t xml:space="preserve">. Blue coloration </w:t>
      </w:r>
      <w:r w:rsidRPr="00092FC5">
        <w:rPr>
          <w:rFonts w:ascii="Times New Roman" w:hAnsi="Times New Roman" w:cs="Times New Roman"/>
        </w:rPr>
        <w:lastRenderedPageBreak/>
        <w:t>represent</w:t>
      </w:r>
      <w:r>
        <w:rPr>
          <w:rFonts w:ascii="Times New Roman" w:hAnsi="Times New Roman" w:cs="Times New Roman"/>
        </w:rPr>
        <w:t>s</w:t>
      </w:r>
      <w:r w:rsidRPr="00092FC5">
        <w:rPr>
          <w:rFonts w:ascii="Times New Roman" w:hAnsi="Times New Roman" w:cs="Times New Roman"/>
        </w:rPr>
        <w:t xml:space="preserve"> &gt; 0.5 suitability, red coloration represent</w:t>
      </w:r>
      <w:r>
        <w:rPr>
          <w:rFonts w:ascii="Times New Roman" w:hAnsi="Times New Roman" w:cs="Times New Roman"/>
        </w:rPr>
        <w:t>s</w:t>
      </w:r>
      <w:r w:rsidRPr="00092FC5">
        <w:rPr>
          <w:rFonts w:ascii="Times New Roman" w:hAnsi="Times New Roman" w:cs="Times New Roman"/>
        </w:rPr>
        <w:t xml:space="preserve"> 0.25-0.49 suitability, and white coloration represent</w:t>
      </w:r>
      <w:r>
        <w:rPr>
          <w:rFonts w:ascii="Times New Roman" w:hAnsi="Times New Roman" w:cs="Times New Roman"/>
        </w:rPr>
        <w:t>s</w:t>
      </w:r>
      <w:r w:rsidRPr="00092FC5">
        <w:rPr>
          <w:rFonts w:ascii="Times New Roman" w:hAnsi="Times New Roman" w:cs="Times New Roman"/>
        </w:rPr>
        <w:t xml:space="preserve"> 0-0.24 suitability.</w:t>
      </w:r>
      <w:r>
        <w:rPr>
          <w:rFonts w:ascii="Times New Roman" w:hAnsi="Times New Roman" w:cs="Times New Roman"/>
        </w:rPr>
        <w:t xml:space="preserve"> </w:t>
      </w:r>
      <w:commentRangeStart w:id="124"/>
      <w:commentRangeStart w:id="125"/>
      <w:r>
        <w:rPr>
          <w:rFonts w:ascii="Times New Roman" w:hAnsi="Times New Roman" w:cs="Times New Roman"/>
        </w:rPr>
        <w:t>Panel A</w:t>
      </w:r>
      <w:commentRangeEnd w:id="124"/>
      <w:r>
        <w:rPr>
          <w:rStyle w:val="CommentReference"/>
        </w:rPr>
        <w:commentReference w:id="124"/>
      </w:r>
      <w:commentRangeEnd w:id="125"/>
      <w:r w:rsidR="001D4B89">
        <w:rPr>
          <w:rStyle w:val="CommentReference"/>
        </w:rPr>
        <w:commentReference w:id="125"/>
      </w:r>
      <w:r>
        <w:rPr>
          <w:rFonts w:ascii="Times New Roman" w:hAnsi="Times New Roman" w:cs="Times New Roman"/>
        </w:rPr>
        <w:t xml:space="preserve"> shows the terrestrial suitability scores mapped across much of the New World plethodontids’ ranges with the arboreal species distributions overlain as black outlines. By calculating the number of pixels within the arboreal distribution with a terrestrial niche suitability score over 0.5, we determined that only 4.1% of the arboreal species distribution is suitable for terrestrial life. Panel B shows the inverse of Panel A with arboreal suitability scores and terrestrial species distributions overlain in black. </w:t>
      </w:r>
      <w:commentRangeStart w:id="126"/>
      <w:commentRangeStart w:id="127"/>
      <w:r>
        <w:rPr>
          <w:rFonts w:ascii="Times New Roman" w:hAnsi="Times New Roman" w:cs="Times New Roman"/>
        </w:rPr>
        <w:t xml:space="preserve">The corresponding reciprocal suitability score is 50.7%, indicating that over half of the geographic range where we find terrestrial species is suitable for arboreal life. </w:t>
      </w:r>
      <w:commentRangeEnd w:id="126"/>
      <w:r>
        <w:rPr>
          <w:rStyle w:val="CommentReference"/>
        </w:rPr>
        <w:commentReference w:id="126"/>
      </w:r>
      <w:commentRangeEnd w:id="127"/>
      <w:r w:rsidR="006B6F2C">
        <w:rPr>
          <w:rStyle w:val="CommentReference"/>
        </w:rPr>
        <w:commentReference w:id="127"/>
      </w:r>
      <w:r>
        <w:rPr>
          <w:rFonts w:ascii="Times New Roman" w:hAnsi="Times New Roman" w:cs="Times New Roman"/>
        </w:rPr>
        <w:t>Insets for each panel show central America in greater detail.</w:t>
      </w:r>
    </w:p>
    <w:p w14:paraId="137A3CB4" w14:textId="77777777" w:rsidR="00460299" w:rsidRDefault="00460299" w:rsidP="005D5147">
      <w:pPr>
        <w:rPr>
          <w:rFonts w:ascii="Times New Roman" w:hAnsi="Times New Roman" w:cs="Times New Roman"/>
        </w:rPr>
      </w:pPr>
      <w:r>
        <w:rPr>
          <w:rFonts w:ascii="Times New Roman" w:hAnsi="Times New Roman" w:cs="Times New Roman"/>
          <w:noProof/>
        </w:rPr>
        <w:drawing>
          <wp:inline distT="0" distB="0" distL="0" distR="0" wp14:anchorId="3B7ACEFD" wp14:editId="555CC526">
            <wp:extent cx="2940908" cy="15504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andDSig.pdf"/>
                    <pic:cNvPicPr/>
                  </pic:nvPicPr>
                  <pic:blipFill rotWithShape="1">
                    <a:blip r:embed="rId12">
                      <a:extLst>
                        <a:ext uri="{28A0092B-C50C-407E-A947-70E740481C1C}">
                          <a14:useLocalDpi xmlns:a14="http://schemas.microsoft.com/office/drawing/2010/main" val="0"/>
                        </a:ext>
                      </a:extLst>
                    </a:blip>
                    <a:srcRect b="12132"/>
                    <a:stretch/>
                  </pic:blipFill>
                  <pic:spPr bwMode="auto">
                    <a:xfrm>
                      <a:off x="0" y="0"/>
                      <a:ext cx="2964012" cy="1562651"/>
                    </a:xfrm>
                    <a:prstGeom prst="rect">
                      <a:avLst/>
                    </a:prstGeom>
                    <a:ln>
                      <a:noFill/>
                    </a:ln>
                    <a:extLst>
                      <a:ext uri="{53640926-AAD7-44D8-BBD7-CCE9431645EC}">
                        <a14:shadowObscured xmlns:a14="http://schemas.microsoft.com/office/drawing/2010/main"/>
                      </a:ext>
                    </a:extLst>
                  </pic:spPr>
                </pic:pic>
              </a:graphicData>
            </a:graphic>
          </wp:inline>
        </w:drawing>
      </w:r>
    </w:p>
    <w:p w14:paraId="618CB76D" w14:textId="62E6295B" w:rsidR="005D5147" w:rsidRDefault="005D5147" w:rsidP="005D5147">
      <w:pPr>
        <w:rPr>
          <w:rFonts w:ascii="Times New Roman" w:hAnsi="Times New Roman" w:cs="Times New Roman"/>
        </w:rPr>
      </w:pPr>
      <w:r>
        <w:rPr>
          <w:rFonts w:ascii="Times New Roman" w:hAnsi="Times New Roman" w:cs="Times New Roman"/>
        </w:rPr>
        <w:t xml:space="preserve">Figure 4. </w:t>
      </w:r>
      <w:commentRangeStart w:id="128"/>
      <w:commentRangeStart w:id="129"/>
      <w:r>
        <w:rPr>
          <w:rFonts w:ascii="Times New Roman" w:hAnsi="Times New Roman" w:cs="Times New Roman"/>
        </w:rPr>
        <w:t>Niche equivalency tests</w:t>
      </w:r>
      <w:r w:rsidR="00E722BE">
        <w:rPr>
          <w:rFonts w:ascii="Times New Roman" w:hAnsi="Times New Roman" w:cs="Times New Roman"/>
        </w:rPr>
        <w:t xml:space="preserve"> </w:t>
      </w:r>
      <w:proofErr w:type="gramStart"/>
      <w:r w:rsidR="00E722BE">
        <w:rPr>
          <w:rFonts w:ascii="Times New Roman" w:hAnsi="Times New Roman" w:cs="Times New Roman"/>
        </w:rPr>
        <w:t xml:space="preserve">of </w:t>
      </w:r>
      <w:r>
        <w:rPr>
          <w:rFonts w:ascii="Times New Roman" w:hAnsi="Times New Roman" w:cs="Times New Roman"/>
        </w:rPr>
        <w:t xml:space="preserve"> Schoener’s</w:t>
      </w:r>
      <w:proofErr w:type="gramEnd"/>
      <w:r>
        <w:rPr>
          <w:rFonts w:ascii="Times New Roman" w:hAnsi="Times New Roman" w:cs="Times New Roman"/>
        </w:rPr>
        <w:t xml:space="preserve"> </w:t>
      </w:r>
      <w:r w:rsidRPr="00475D7D">
        <w:rPr>
          <w:rFonts w:ascii="Times New Roman" w:hAnsi="Times New Roman" w:cs="Times New Roman"/>
          <w:i/>
        </w:rPr>
        <w:t>D</w:t>
      </w:r>
      <w:r>
        <w:rPr>
          <w:rFonts w:ascii="Times New Roman" w:hAnsi="Times New Roman" w:cs="Times New Roman"/>
        </w:rPr>
        <w:t xml:space="preserve"> and Warren’s </w:t>
      </w:r>
      <w:r w:rsidRPr="00475D7D">
        <w:rPr>
          <w:rFonts w:ascii="Times New Roman" w:hAnsi="Times New Roman" w:cs="Times New Roman"/>
          <w:i/>
        </w:rPr>
        <w:t>I</w:t>
      </w:r>
      <w:r>
        <w:rPr>
          <w:rFonts w:ascii="Times New Roman" w:hAnsi="Times New Roman" w:cs="Times New Roman"/>
          <w:i/>
        </w:rPr>
        <w:t xml:space="preserve"> </w:t>
      </w:r>
      <w:r>
        <w:rPr>
          <w:rFonts w:ascii="Times New Roman" w:hAnsi="Times New Roman" w:cs="Times New Roman"/>
        </w:rPr>
        <w:t>under microhabitat classification scheme</w:t>
      </w:r>
      <w:r w:rsidR="00E722BE">
        <w:rPr>
          <w:rFonts w:ascii="Times New Roman" w:hAnsi="Times New Roman" w:cs="Times New Roman"/>
        </w:rPr>
        <w:t>,</w:t>
      </w:r>
      <w:r>
        <w:rPr>
          <w:rFonts w:ascii="Times New Roman" w:hAnsi="Times New Roman" w:cs="Times New Roman"/>
        </w:rPr>
        <w:t xml:space="preserve"> 6-M. The vertical lines represent the observed values of </w:t>
      </w:r>
      <w:r w:rsidRPr="0045058F">
        <w:rPr>
          <w:rFonts w:ascii="Times New Roman" w:hAnsi="Times New Roman" w:cs="Times New Roman"/>
          <w:i/>
        </w:rPr>
        <w:t>D</w:t>
      </w:r>
      <w:r>
        <w:rPr>
          <w:rFonts w:ascii="Times New Roman" w:hAnsi="Times New Roman" w:cs="Times New Roman"/>
        </w:rPr>
        <w:t xml:space="preserve"> (blue) and </w:t>
      </w:r>
      <w:r w:rsidRPr="0045058F">
        <w:rPr>
          <w:rFonts w:ascii="Times New Roman" w:hAnsi="Times New Roman" w:cs="Times New Roman"/>
          <w:i/>
        </w:rPr>
        <w:t xml:space="preserve">I </w:t>
      </w:r>
      <w:r>
        <w:rPr>
          <w:rFonts w:ascii="Times New Roman" w:hAnsi="Times New Roman" w:cs="Times New Roman"/>
        </w:rPr>
        <w:t>(red)</w:t>
      </w:r>
      <w:r w:rsidR="00E722BE">
        <w:rPr>
          <w:rFonts w:ascii="Times New Roman" w:hAnsi="Times New Roman" w:cs="Times New Roman"/>
        </w:rPr>
        <w:t xml:space="preserve"> compared to the histograms from permutation procedure that created</w:t>
      </w:r>
      <w:r>
        <w:rPr>
          <w:rFonts w:ascii="Times New Roman" w:hAnsi="Times New Roman" w:cs="Times New Roman"/>
        </w:rPr>
        <w:t xml:space="preserve"> the expected distribution of </w:t>
      </w:r>
      <w:commentRangeEnd w:id="128"/>
      <w:r w:rsidR="00BA4952">
        <w:rPr>
          <w:rStyle w:val="CommentReference"/>
        </w:rPr>
        <w:commentReference w:id="128"/>
      </w:r>
      <w:commentRangeEnd w:id="129"/>
      <w:r w:rsidR="00B86D6E">
        <w:rPr>
          <w:rStyle w:val="CommentReference"/>
        </w:rPr>
        <w:commentReference w:id="129"/>
      </w:r>
      <w:r>
        <w:rPr>
          <w:rFonts w:ascii="Times New Roman" w:hAnsi="Times New Roman" w:cs="Times New Roman"/>
        </w:rPr>
        <w:t>niche overlap. Both metrics of niche overlap calculated across all microhabitat classification schemes displayed significantly lower niche equivalency than expected under the null (p &lt; 0.01).</w:t>
      </w:r>
    </w:p>
    <w:p w14:paraId="6E65B1ED" w14:textId="77777777" w:rsidR="005D5147" w:rsidRDefault="005D5147" w:rsidP="005D5147">
      <w:pPr>
        <w:rPr>
          <w:rFonts w:ascii="Times New Roman" w:hAnsi="Times New Roman" w:cs="Times New Roman"/>
        </w:rPr>
      </w:pPr>
    </w:p>
    <w:p w14:paraId="1CD7786B" w14:textId="6E97DBE9" w:rsidR="00134B1A" w:rsidRPr="00EE7F0A" w:rsidRDefault="005D5147" w:rsidP="005D5147">
      <w:pPr>
        <w:rPr>
          <w:rFonts w:ascii="Times New Roman" w:hAnsi="Times New Roman" w:cs="Times New Roman"/>
          <w:b/>
        </w:rPr>
      </w:pPr>
      <w:r w:rsidRPr="00EE7F0A">
        <w:rPr>
          <w:rFonts w:ascii="Times New Roman" w:hAnsi="Times New Roman" w:cs="Times New Roman"/>
          <w:b/>
        </w:rPr>
        <w:t>Discussion</w:t>
      </w:r>
    </w:p>
    <w:p w14:paraId="7F8D6C06" w14:textId="6D05B135" w:rsidR="005D5147" w:rsidRDefault="00B0628D" w:rsidP="004942C2">
      <w:pPr>
        <w:ind w:firstLine="720"/>
        <w:rPr>
          <w:rFonts w:ascii="Times New Roman" w:hAnsi="Times New Roman" w:cs="Times New Roman"/>
        </w:rPr>
      </w:pPr>
      <w:r>
        <w:rPr>
          <w:rFonts w:ascii="Times New Roman" w:hAnsi="Times New Roman" w:cs="Times New Roman"/>
        </w:rPr>
        <w:t xml:space="preserve">In many clades, microhabitat use is correlated with morphological specialization, indicating that locomotive constraints </w:t>
      </w:r>
      <w:r w:rsidR="00344460">
        <w:rPr>
          <w:rFonts w:ascii="Times New Roman" w:hAnsi="Times New Roman" w:cs="Times New Roman"/>
        </w:rPr>
        <w:t xml:space="preserve">determine </w:t>
      </w:r>
      <w:r>
        <w:rPr>
          <w:rFonts w:ascii="Times New Roman" w:hAnsi="Times New Roman" w:cs="Times New Roman"/>
        </w:rPr>
        <w:t xml:space="preserve">whether a species is </w:t>
      </w:r>
      <w:r w:rsidR="00A409C8">
        <w:rPr>
          <w:rFonts w:ascii="Times New Roman" w:hAnsi="Times New Roman" w:cs="Times New Roman"/>
        </w:rPr>
        <w:t>well suited</w:t>
      </w:r>
      <w:r>
        <w:rPr>
          <w:rFonts w:ascii="Times New Roman" w:hAnsi="Times New Roman" w:cs="Times New Roman"/>
        </w:rPr>
        <w:t xml:space="preserve"> </w:t>
      </w:r>
      <w:r w:rsidR="00A409C8">
        <w:rPr>
          <w:rFonts w:ascii="Times New Roman" w:hAnsi="Times New Roman" w:cs="Times New Roman"/>
        </w:rPr>
        <w:t>for</w:t>
      </w:r>
      <w:r>
        <w:rPr>
          <w:rFonts w:ascii="Times New Roman" w:hAnsi="Times New Roman" w:cs="Times New Roman"/>
        </w:rPr>
        <w:t xml:space="preserve"> </w:t>
      </w:r>
      <w:r w:rsidR="00A409C8">
        <w:rPr>
          <w:rFonts w:ascii="Times New Roman" w:hAnsi="Times New Roman" w:cs="Times New Roman"/>
        </w:rPr>
        <w:t>a particular</w:t>
      </w:r>
      <w:r>
        <w:rPr>
          <w:rFonts w:ascii="Times New Roman" w:hAnsi="Times New Roman" w:cs="Times New Roman"/>
        </w:rPr>
        <w:t xml:space="preserve"> microhabitat. Rarely, however, do we examine </w:t>
      </w:r>
      <w:r w:rsidR="00A409C8">
        <w:rPr>
          <w:rFonts w:ascii="Times New Roman" w:hAnsi="Times New Roman" w:cs="Times New Roman"/>
        </w:rPr>
        <w:t xml:space="preserve">how </w:t>
      </w:r>
      <w:r>
        <w:rPr>
          <w:rFonts w:ascii="Times New Roman" w:hAnsi="Times New Roman" w:cs="Times New Roman"/>
        </w:rPr>
        <w:t xml:space="preserve">abiotic </w:t>
      </w:r>
      <w:r w:rsidR="00A409C8">
        <w:rPr>
          <w:rFonts w:ascii="Times New Roman" w:hAnsi="Times New Roman" w:cs="Times New Roman"/>
        </w:rPr>
        <w:t>conditions define</w:t>
      </w:r>
      <w:r>
        <w:rPr>
          <w:rFonts w:ascii="Times New Roman" w:hAnsi="Times New Roman" w:cs="Times New Roman"/>
        </w:rPr>
        <w:t xml:space="preserve"> the </w:t>
      </w:r>
      <w:r w:rsidR="00344460">
        <w:rPr>
          <w:rFonts w:ascii="Times New Roman" w:hAnsi="Times New Roman" w:cs="Times New Roman"/>
        </w:rPr>
        <w:t>suitability</w:t>
      </w:r>
      <w:r>
        <w:rPr>
          <w:rFonts w:ascii="Times New Roman" w:hAnsi="Times New Roman" w:cs="Times New Roman"/>
        </w:rPr>
        <w:t xml:space="preserve"> of a microhabitat. In this study</w:t>
      </w:r>
      <w:r w:rsidR="00525A60">
        <w:rPr>
          <w:rFonts w:ascii="Times New Roman" w:hAnsi="Times New Roman" w:cs="Times New Roman"/>
        </w:rPr>
        <w:t xml:space="preserve">, we </w:t>
      </w:r>
      <w:r>
        <w:rPr>
          <w:rFonts w:ascii="Times New Roman" w:hAnsi="Times New Roman" w:cs="Times New Roman"/>
        </w:rPr>
        <w:t>quantified</w:t>
      </w:r>
      <w:r w:rsidR="00525A60">
        <w:rPr>
          <w:rFonts w:ascii="Times New Roman" w:hAnsi="Times New Roman" w:cs="Times New Roman"/>
        </w:rPr>
        <w:t xml:space="preserve"> broad climatic </w:t>
      </w:r>
      <w:r>
        <w:rPr>
          <w:rFonts w:ascii="Times New Roman" w:hAnsi="Times New Roman" w:cs="Times New Roman"/>
        </w:rPr>
        <w:t xml:space="preserve">variation </w:t>
      </w:r>
      <w:r w:rsidR="00134B1A">
        <w:rPr>
          <w:rFonts w:ascii="Times New Roman" w:hAnsi="Times New Roman" w:cs="Times New Roman"/>
        </w:rPr>
        <w:t xml:space="preserve">in </w:t>
      </w:r>
      <w:r>
        <w:rPr>
          <w:rFonts w:ascii="Times New Roman" w:hAnsi="Times New Roman" w:cs="Times New Roman"/>
        </w:rPr>
        <w:t>arboreal and terrestrial</w:t>
      </w:r>
      <w:r w:rsidR="00525A60">
        <w:rPr>
          <w:rFonts w:ascii="Times New Roman" w:hAnsi="Times New Roman" w:cs="Times New Roman"/>
        </w:rPr>
        <w:t xml:space="preserve"> </w:t>
      </w:r>
      <w:r w:rsidR="0067016D">
        <w:rPr>
          <w:rFonts w:ascii="Times New Roman" w:hAnsi="Times New Roman" w:cs="Times New Roman"/>
        </w:rPr>
        <w:t xml:space="preserve">lungless </w:t>
      </w:r>
      <w:r w:rsidR="00525A60">
        <w:rPr>
          <w:rFonts w:ascii="Times New Roman" w:hAnsi="Times New Roman" w:cs="Times New Roman"/>
        </w:rPr>
        <w:t>salamander</w:t>
      </w:r>
      <w:r w:rsidR="00344460">
        <w:rPr>
          <w:rFonts w:ascii="Times New Roman" w:hAnsi="Times New Roman" w:cs="Times New Roman"/>
        </w:rPr>
        <w:t>s</w:t>
      </w:r>
      <w:r>
        <w:rPr>
          <w:rFonts w:ascii="Times New Roman" w:hAnsi="Times New Roman" w:cs="Times New Roman"/>
        </w:rPr>
        <w:t xml:space="preserve"> to </w:t>
      </w:r>
      <w:r w:rsidR="00525A60">
        <w:rPr>
          <w:rFonts w:ascii="Times New Roman" w:hAnsi="Times New Roman" w:cs="Times New Roman"/>
        </w:rPr>
        <w:t>s</w:t>
      </w:r>
      <w:r>
        <w:rPr>
          <w:rFonts w:ascii="Times New Roman" w:hAnsi="Times New Roman" w:cs="Times New Roman"/>
        </w:rPr>
        <w:t xml:space="preserve">hed new light on </w:t>
      </w:r>
      <w:r w:rsidR="00A409C8">
        <w:rPr>
          <w:rFonts w:ascii="Times New Roman" w:hAnsi="Times New Roman" w:cs="Times New Roman"/>
        </w:rPr>
        <w:t>the macroevolutionary patterns of microhabitat use</w:t>
      </w:r>
      <w:r w:rsidR="00121066">
        <w:rPr>
          <w:rFonts w:ascii="Times New Roman" w:hAnsi="Times New Roman" w:cs="Times New Roman"/>
        </w:rPr>
        <w:t xml:space="preserve"> in Plethodontidae</w:t>
      </w:r>
      <w:r w:rsidR="00525A60">
        <w:rPr>
          <w:rFonts w:ascii="Times New Roman" w:hAnsi="Times New Roman" w:cs="Times New Roman"/>
        </w:rPr>
        <w:t>. We took two complementary approaches to address our hypothes</w:t>
      </w:r>
      <w:r w:rsidR="00134B1A">
        <w:rPr>
          <w:rFonts w:ascii="Times New Roman" w:hAnsi="Times New Roman" w:cs="Times New Roman"/>
        </w:rPr>
        <w:t>i</w:t>
      </w:r>
      <w:r w:rsidR="00525A60">
        <w:rPr>
          <w:rFonts w:ascii="Times New Roman" w:hAnsi="Times New Roman" w:cs="Times New Roman"/>
        </w:rPr>
        <w:t xml:space="preserve">s: first, we used phylogenetic comparative methods to </w:t>
      </w:r>
      <w:r w:rsidR="00A409C8">
        <w:rPr>
          <w:rFonts w:ascii="Times New Roman" w:hAnsi="Times New Roman" w:cs="Times New Roman"/>
        </w:rPr>
        <w:t>test for correlation</w:t>
      </w:r>
      <w:r w:rsidR="0067016D">
        <w:rPr>
          <w:rFonts w:ascii="Times New Roman" w:hAnsi="Times New Roman" w:cs="Times New Roman"/>
        </w:rPr>
        <w:t>s</w:t>
      </w:r>
      <w:r w:rsidR="00A409C8">
        <w:rPr>
          <w:rFonts w:ascii="Times New Roman" w:hAnsi="Times New Roman" w:cs="Times New Roman"/>
        </w:rPr>
        <w:t xml:space="preserve"> </w:t>
      </w:r>
      <w:r w:rsidR="0067016D">
        <w:rPr>
          <w:rFonts w:ascii="Times New Roman" w:hAnsi="Times New Roman" w:cs="Times New Roman"/>
        </w:rPr>
        <w:t>between</w:t>
      </w:r>
      <w:r w:rsidR="00A409C8">
        <w:rPr>
          <w:rFonts w:ascii="Times New Roman" w:hAnsi="Times New Roman" w:cs="Times New Roman"/>
        </w:rPr>
        <w:t xml:space="preserve"> climate </w:t>
      </w:r>
      <w:r w:rsidR="0067016D">
        <w:rPr>
          <w:rFonts w:ascii="Times New Roman" w:hAnsi="Times New Roman" w:cs="Times New Roman"/>
        </w:rPr>
        <w:t>and</w:t>
      </w:r>
      <w:r w:rsidR="00A409C8">
        <w:rPr>
          <w:rFonts w:ascii="Times New Roman" w:hAnsi="Times New Roman" w:cs="Times New Roman"/>
        </w:rPr>
        <w:t xml:space="preserve"> microhabitat type</w:t>
      </w:r>
      <w:r w:rsidR="00525A60">
        <w:rPr>
          <w:rFonts w:ascii="Times New Roman" w:hAnsi="Times New Roman" w:cs="Times New Roman"/>
        </w:rPr>
        <w:t xml:space="preserve">, finding that arboreal species </w:t>
      </w:r>
      <w:r w:rsidR="00A409C8">
        <w:rPr>
          <w:rFonts w:ascii="Times New Roman" w:hAnsi="Times New Roman" w:cs="Times New Roman"/>
        </w:rPr>
        <w:t>live</w:t>
      </w:r>
      <w:r w:rsidR="00525A60">
        <w:rPr>
          <w:rFonts w:ascii="Times New Roman" w:hAnsi="Times New Roman" w:cs="Times New Roman"/>
        </w:rPr>
        <w:t xml:space="preserve"> in wetter, warmer climates</w:t>
      </w:r>
      <w:r w:rsidR="00A409C8">
        <w:rPr>
          <w:rFonts w:ascii="Times New Roman" w:hAnsi="Times New Roman" w:cs="Times New Roman"/>
        </w:rPr>
        <w:t xml:space="preserve"> than terrestrial species </w:t>
      </w:r>
      <w:r w:rsidR="0067016D">
        <w:rPr>
          <w:rFonts w:ascii="Times New Roman" w:hAnsi="Times New Roman" w:cs="Times New Roman"/>
        </w:rPr>
        <w:t>while</w:t>
      </w:r>
      <w:r w:rsidR="00A409C8">
        <w:rPr>
          <w:rFonts w:ascii="Times New Roman" w:hAnsi="Times New Roman" w:cs="Times New Roman"/>
        </w:rPr>
        <w:t xml:space="preserve"> accounting for phylogenetic relatedness</w:t>
      </w:r>
      <w:r w:rsidR="00525A60">
        <w:rPr>
          <w:rFonts w:ascii="Times New Roman" w:hAnsi="Times New Roman" w:cs="Times New Roman"/>
        </w:rPr>
        <w:t>. Second, we employed ecological niche modeling</w:t>
      </w:r>
      <w:r w:rsidR="00134B1A">
        <w:rPr>
          <w:rFonts w:ascii="Times New Roman" w:hAnsi="Times New Roman" w:cs="Times New Roman"/>
        </w:rPr>
        <w:t xml:space="preserve"> (ENM)</w:t>
      </w:r>
      <w:r w:rsidR="00525A60">
        <w:rPr>
          <w:rFonts w:ascii="Times New Roman" w:hAnsi="Times New Roman" w:cs="Times New Roman"/>
        </w:rPr>
        <w:t xml:space="preserve"> to demonstrate that the arboreal and terrestrial climatic niches </w:t>
      </w:r>
      <w:r w:rsidR="00134B1A">
        <w:rPr>
          <w:rFonts w:ascii="Times New Roman" w:hAnsi="Times New Roman" w:cs="Times New Roman"/>
        </w:rPr>
        <w:t>are distinct</w:t>
      </w:r>
      <w:r w:rsidR="00A409C8">
        <w:rPr>
          <w:rFonts w:ascii="Times New Roman" w:hAnsi="Times New Roman" w:cs="Times New Roman"/>
        </w:rPr>
        <w:t>, again finding the arboreal niche</w:t>
      </w:r>
      <w:r w:rsidR="0067016D">
        <w:rPr>
          <w:rFonts w:ascii="Times New Roman" w:hAnsi="Times New Roman" w:cs="Times New Roman"/>
        </w:rPr>
        <w:t xml:space="preserve"> model</w:t>
      </w:r>
      <w:r w:rsidR="00A409C8">
        <w:rPr>
          <w:rFonts w:ascii="Times New Roman" w:hAnsi="Times New Roman" w:cs="Times New Roman"/>
        </w:rPr>
        <w:t xml:space="preserve"> to be largely </w:t>
      </w:r>
      <w:r w:rsidR="0067016D">
        <w:rPr>
          <w:rFonts w:ascii="Times New Roman" w:hAnsi="Times New Roman" w:cs="Times New Roman"/>
        </w:rPr>
        <w:t>defined</w:t>
      </w:r>
      <w:r w:rsidR="00A409C8">
        <w:rPr>
          <w:rFonts w:ascii="Times New Roman" w:hAnsi="Times New Roman" w:cs="Times New Roman"/>
        </w:rPr>
        <w:t xml:space="preserve"> by ____ </w:t>
      </w:r>
      <w:commentRangeStart w:id="130"/>
      <w:r w:rsidR="00A409C8">
        <w:rPr>
          <w:rFonts w:ascii="Times New Roman" w:hAnsi="Times New Roman" w:cs="Times New Roman"/>
        </w:rPr>
        <w:t>and</w:t>
      </w:r>
      <w:commentRangeEnd w:id="130"/>
      <w:r w:rsidR="00FD05E7">
        <w:rPr>
          <w:rStyle w:val="CommentReference"/>
        </w:rPr>
        <w:commentReference w:id="130"/>
      </w:r>
      <w:r w:rsidR="00A409C8">
        <w:rPr>
          <w:rFonts w:ascii="Times New Roman" w:hAnsi="Times New Roman" w:cs="Times New Roman"/>
        </w:rPr>
        <w:t xml:space="preserve"> ___</w:t>
      </w:r>
      <w:r w:rsidR="00525A60">
        <w:rPr>
          <w:rFonts w:ascii="Times New Roman" w:hAnsi="Times New Roman" w:cs="Times New Roman"/>
        </w:rPr>
        <w:t xml:space="preserve">. Finally, in comparing </w:t>
      </w:r>
      <w:r w:rsidR="00344460">
        <w:rPr>
          <w:rFonts w:ascii="Times New Roman" w:hAnsi="Times New Roman" w:cs="Times New Roman"/>
        </w:rPr>
        <w:t xml:space="preserve">projected climatic </w:t>
      </w:r>
      <w:r w:rsidR="00525A60">
        <w:rPr>
          <w:rFonts w:ascii="Times New Roman" w:hAnsi="Times New Roman" w:cs="Times New Roman"/>
        </w:rPr>
        <w:t>suitability to</w:t>
      </w:r>
      <w:r w:rsidR="00344460">
        <w:rPr>
          <w:rFonts w:ascii="Times New Roman" w:hAnsi="Times New Roman" w:cs="Times New Roman"/>
        </w:rPr>
        <w:t xml:space="preserve"> observed</w:t>
      </w:r>
      <w:r w:rsidR="00525A60">
        <w:rPr>
          <w:rFonts w:ascii="Times New Roman" w:hAnsi="Times New Roman" w:cs="Times New Roman"/>
        </w:rPr>
        <w:t xml:space="preserve"> </w:t>
      </w:r>
      <w:r w:rsidR="004E41FC">
        <w:rPr>
          <w:rFonts w:ascii="Times New Roman" w:hAnsi="Times New Roman" w:cs="Times New Roman"/>
        </w:rPr>
        <w:t>distributions</w:t>
      </w:r>
      <w:r w:rsidR="00525A60">
        <w:rPr>
          <w:rFonts w:ascii="Times New Roman" w:hAnsi="Times New Roman" w:cs="Times New Roman"/>
        </w:rPr>
        <w:t xml:space="preserve">, we </w:t>
      </w:r>
      <w:r w:rsidR="003C085E">
        <w:rPr>
          <w:rFonts w:ascii="Times New Roman" w:hAnsi="Times New Roman" w:cs="Times New Roman"/>
        </w:rPr>
        <w:t>determined</w:t>
      </w:r>
      <w:r w:rsidR="00525A60">
        <w:rPr>
          <w:rFonts w:ascii="Times New Roman" w:hAnsi="Times New Roman" w:cs="Times New Roman"/>
        </w:rPr>
        <w:t xml:space="preserve"> that very few </w:t>
      </w:r>
      <w:r w:rsidR="004E41FC">
        <w:rPr>
          <w:rFonts w:ascii="Times New Roman" w:hAnsi="Times New Roman" w:cs="Times New Roman"/>
        </w:rPr>
        <w:t>regions</w:t>
      </w:r>
      <w:r w:rsidR="00525A60">
        <w:rPr>
          <w:rFonts w:ascii="Times New Roman" w:hAnsi="Times New Roman" w:cs="Times New Roman"/>
        </w:rPr>
        <w:t xml:space="preserve"> </w:t>
      </w:r>
      <w:r w:rsidR="00134B1A">
        <w:rPr>
          <w:rFonts w:ascii="Times New Roman" w:hAnsi="Times New Roman" w:cs="Times New Roman"/>
        </w:rPr>
        <w:t>occupied by</w:t>
      </w:r>
      <w:r w:rsidR="00525A60">
        <w:rPr>
          <w:rFonts w:ascii="Times New Roman" w:hAnsi="Times New Roman" w:cs="Times New Roman"/>
        </w:rPr>
        <w:t xml:space="preserve"> arboreal species are </w:t>
      </w:r>
      <w:r w:rsidR="003C085E">
        <w:rPr>
          <w:rFonts w:ascii="Times New Roman" w:hAnsi="Times New Roman" w:cs="Times New Roman"/>
        </w:rPr>
        <w:t xml:space="preserve">climatically </w:t>
      </w:r>
      <w:r w:rsidR="00525A60">
        <w:rPr>
          <w:rFonts w:ascii="Times New Roman" w:hAnsi="Times New Roman" w:cs="Times New Roman"/>
        </w:rPr>
        <w:t xml:space="preserve">suitable for terrestrial life. </w:t>
      </w:r>
      <w:r w:rsidR="006F55E3">
        <w:rPr>
          <w:rFonts w:ascii="Times New Roman" w:hAnsi="Times New Roman" w:cs="Times New Roman"/>
        </w:rPr>
        <w:t xml:space="preserve">Together, this study clearly </w:t>
      </w:r>
      <w:r w:rsidR="003C085E">
        <w:rPr>
          <w:rFonts w:ascii="Times New Roman" w:hAnsi="Times New Roman" w:cs="Times New Roman"/>
        </w:rPr>
        <w:t>demonstrated</w:t>
      </w:r>
      <w:r w:rsidR="006F55E3">
        <w:rPr>
          <w:rFonts w:ascii="Times New Roman" w:hAnsi="Times New Roman" w:cs="Times New Roman"/>
        </w:rPr>
        <w:t xml:space="preserve"> that terrestrial and arboreal species occupy </w:t>
      </w:r>
      <w:r w:rsidR="004E41FC">
        <w:rPr>
          <w:rFonts w:ascii="Times New Roman" w:hAnsi="Times New Roman" w:cs="Times New Roman"/>
        </w:rPr>
        <w:t>ranges with distinct</w:t>
      </w:r>
      <w:r w:rsidR="006F55E3">
        <w:rPr>
          <w:rFonts w:ascii="Times New Roman" w:hAnsi="Times New Roman" w:cs="Times New Roman"/>
        </w:rPr>
        <w:t xml:space="preserve"> climates, </w:t>
      </w:r>
      <w:r w:rsidR="003C085E">
        <w:rPr>
          <w:rFonts w:ascii="Times New Roman" w:hAnsi="Times New Roman" w:cs="Times New Roman"/>
        </w:rPr>
        <w:t>and that climatic constraint</w:t>
      </w:r>
      <w:r w:rsidR="006F55E3">
        <w:rPr>
          <w:rFonts w:ascii="Times New Roman" w:hAnsi="Times New Roman" w:cs="Times New Roman"/>
        </w:rPr>
        <w:t xml:space="preserve"> may explain some of the </w:t>
      </w:r>
      <w:r w:rsidR="00134B1A">
        <w:rPr>
          <w:rFonts w:ascii="Times New Roman" w:hAnsi="Times New Roman" w:cs="Times New Roman"/>
        </w:rPr>
        <w:t xml:space="preserve">dramatic </w:t>
      </w:r>
      <w:r w:rsidR="006F55E3">
        <w:rPr>
          <w:rFonts w:ascii="Times New Roman" w:hAnsi="Times New Roman" w:cs="Times New Roman"/>
        </w:rPr>
        <w:t xml:space="preserve">macroevolutionary dynamics of microhabitat transitions unexplained by morphological </w:t>
      </w:r>
      <w:r w:rsidR="0067016D">
        <w:rPr>
          <w:rFonts w:ascii="Times New Roman" w:hAnsi="Times New Roman" w:cs="Times New Roman"/>
        </w:rPr>
        <w:t>variation</w:t>
      </w:r>
      <w:r w:rsidR="006F55E3">
        <w:rPr>
          <w:rFonts w:ascii="Times New Roman" w:hAnsi="Times New Roman" w:cs="Times New Roman"/>
        </w:rPr>
        <w:t xml:space="preserve">. </w:t>
      </w:r>
      <w:r w:rsidR="00134B1A">
        <w:rPr>
          <w:rFonts w:ascii="Times New Roman" w:hAnsi="Times New Roman" w:cs="Times New Roman"/>
        </w:rPr>
        <w:t>T</w:t>
      </w:r>
      <w:r w:rsidR="006F55E3">
        <w:rPr>
          <w:rFonts w:ascii="Times New Roman" w:hAnsi="Times New Roman" w:cs="Times New Roman"/>
        </w:rPr>
        <w:t xml:space="preserve">hese results </w:t>
      </w:r>
      <w:r w:rsidR="00134B1A">
        <w:rPr>
          <w:rFonts w:ascii="Times New Roman" w:hAnsi="Times New Roman" w:cs="Times New Roman"/>
        </w:rPr>
        <w:t xml:space="preserve">also </w:t>
      </w:r>
      <w:r w:rsidR="006F55E3">
        <w:rPr>
          <w:rFonts w:ascii="Times New Roman" w:hAnsi="Times New Roman" w:cs="Times New Roman"/>
        </w:rPr>
        <w:t>suggest that broad</w:t>
      </w:r>
      <w:r w:rsidR="003C085E">
        <w:rPr>
          <w:rFonts w:ascii="Times New Roman" w:hAnsi="Times New Roman" w:cs="Times New Roman"/>
        </w:rPr>
        <w:t>-scale</w:t>
      </w:r>
      <w:r w:rsidR="006F55E3">
        <w:rPr>
          <w:rFonts w:ascii="Times New Roman" w:hAnsi="Times New Roman" w:cs="Times New Roman"/>
        </w:rPr>
        <w:t xml:space="preserve"> climatic patterns may be more influential in determining </w:t>
      </w:r>
      <w:r w:rsidR="003C085E">
        <w:rPr>
          <w:rFonts w:ascii="Times New Roman" w:hAnsi="Times New Roman" w:cs="Times New Roman"/>
        </w:rPr>
        <w:t>salamanders’</w:t>
      </w:r>
      <w:r w:rsidR="006F55E3">
        <w:rPr>
          <w:rFonts w:ascii="Times New Roman" w:hAnsi="Times New Roman" w:cs="Times New Roman"/>
        </w:rPr>
        <w:t xml:space="preserve"> ecology than previously appreciated.</w:t>
      </w:r>
      <w:r w:rsidR="00C55ABF" w:rsidRPr="00C55ABF">
        <w:rPr>
          <w:rFonts w:ascii="Times New Roman" w:hAnsi="Times New Roman" w:cs="Times New Roman"/>
        </w:rPr>
        <w:t xml:space="preserve"> </w:t>
      </w:r>
    </w:p>
    <w:p w14:paraId="2D10857B" w14:textId="48458008" w:rsidR="003C085E" w:rsidRDefault="004E41FC" w:rsidP="003C085E">
      <w:pPr>
        <w:rPr>
          <w:rFonts w:ascii="Times New Roman" w:hAnsi="Times New Roman" w:cs="Times New Roman"/>
        </w:rPr>
      </w:pPr>
      <w:r>
        <w:rPr>
          <w:rFonts w:ascii="Times New Roman" w:hAnsi="Times New Roman" w:cs="Times New Roman"/>
        </w:rPr>
        <w:tab/>
      </w:r>
      <w:r w:rsidR="003C085E" w:rsidRPr="00920A71">
        <w:rPr>
          <w:rFonts w:ascii="Times New Roman" w:hAnsi="Times New Roman" w:cs="Times New Roman"/>
        </w:rPr>
        <w:t xml:space="preserve">We recognize </w:t>
      </w:r>
      <w:r w:rsidR="003C085E">
        <w:rPr>
          <w:rFonts w:ascii="Times New Roman" w:hAnsi="Times New Roman" w:cs="Times New Roman"/>
        </w:rPr>
        <w:t xml:space="preserve">several </w:t>
      </w:r>
      <w:r w:rsidR="00DE2E89">
        <w:rPr>
          <w:rFonts w:ascii="Times New Roman" w:hAnsi="Times New Roman" w:cs="Times New Roman"/>
        </w:rPr>
        <w:t>important caveats</w:t>
      </w:r>
      <w:r w:rsidR="003C085E" w:rsidRPr="00920A71">
        <w:rPr>
          <w:rFonts w:ascii="Times New Roman" w:hAnsi="Times New Roman" w:cs="Times New Roman"/>
        </w:rPr>
        <w:t xml:space="preserve"> </w:t>
      </w:r>
      <w:r w:rsidR="00DE2E89">
        <w:rPr>
          <w:rFonts w:ascii="Times New Roman" w:hAnsi="Times New Roman" w:cs="Times New Roman"/>
        </w:rPr>
        <w:t>regarding the types</w:t>
      </w:r>
      <w:r w:rsidR="003C085E">
        <w:rPr>
          <w:rFonts w:ascii="Times New Roman" w:hAnsi="Times New Roman" w:cs="Times New Roman"/>
        </w:rPr>
        <w:t xml:space="preserve"> of </w:t>
      </w:r>
      <w:r w:rsidR="003C085E" w:rsidRPr="00920A71">
        <w:rPr>
          <w:rFonts w:ascii="Times New Roman" w:hAnsi="Times New Roman" w:cs="Times New Roman"/>
        </w:rPr>
        <w:t xml:space="preserve">data used </w:t>
      </w:r>
      <w:r w:rsidR="003C085E">
        <w:rPr>
          <w:rFonts w:ascii="Times New Roman" w:hAnsi="Times New Roman" w:cs="Times New Roman"/>
        </w:rPr>
        <w:t>in</w:t>
      </w:r>
      <w:r w:rsidR="003C085E" w:rsidRPr="00920A71">
        <w:rPr>
          <w:rFonts w:ascii="Times New Roman" w:hAnsi="Times New Roman" w:cs="Times New Roman"/>
        </w:rPr>
        <w:t xml:space="preserve"> this study. </w:t>
      </w:r>
      <w:r w:rsidR="00DE2E89">
        <w:rPr>
          <w:rFonts w:ascii="Times New Roman" w:hAnsi="Times New Roman" w:cs="Times New Roman"/>
        </w:rPr>
        <w:t>First, i</w:t>
      </w:r>
      <w:r w:rsidR="003C085E">
        <w:rPr>
          <w:rFonts w:ascii="Times New Roman" w:hAnsi="Times New Roman" w:cs="Times New Roman"/>
        </w:rPr>
        <w:t>ndividual</w:t>
      </w:r>
      <w:r w:rsidR="00DE2E89">
        <w:rPr>
          <w:rFonts w:ascii="Times New Roman" w:hAnsi="Times New Roman" w:cs="Times New Roman"/>
        </w:rPr>
        <w:t xml:space="preserve">s </w:t>
      </w:r>
      <w:r w:rsidR="003C085E">
        <w:rPr>
          <w:rFonts w:ascii="Times New Roman" w:hAnsi="Times New Roman" w:cs="Times New Roman"/>
        </w:rPr>
        <w:t>do not occupy the entire range as defined by the IUCN polygons</w:t>
      </w:r>
      <w:r w:rsidR="00DE2E89">
        <w:rPr>
          <w:rFonts w:ascii="Times New Roman" w:hAnsi="Times New Roman" w:cs="Times New Roman"/>
        </w:rPr>
        <w:t>, and i</w:t>
      </w:r>
      <w:r w:rsidR="003C085E">
        <w:rPr>
          <w:rFonts w:ascii="Times New Roman" w:hAnsi="Times New Roman" w:cs="Times New Roman"/>
        </w:rPr>
        <w:t xml:space="preserve">n some </w:t>
      </w:r>
      <w:r w:rsidR="003C085E">
        <w:rPr>
          <w:rFonts w:ascii="Times New Roman" w:hAnsi="Times New Roman" w:cs="Times New Roman"/>
        </w:rPr>
        <w:lastRenderedPageBreak/>
        <w:t>cases, species ranges were defined from only a few known localities</w:t>
      </w:r>
      <w:r w:rsidR="00DE2E89">
        <w:rPr>
          <w:rFonts w:ascii="Times New Roman" w:hAnsi="Times New Roman" w:cs="Times New Roman"/>
        </w:rPr>
        <w:t>. This means that</w:t>
      </w:r>
      <w:r w:rsidR="003C085E">
        <w:rPr>
          <w:rFonts w:ascii="Times New Roman" w:hAnsi="Times New Roman" w:cs="Times New Roman"/>
        </w:rPr>
        <w:t xml:space="preserve"> the climate data extracted </w:t>
      </w:r>
      <w:r w:rsidR="00DE2E89">
        <w:rPr>
          <w:rFonts w:ascii="Times New Roman" w:hAnsi="Times New Roman" w:cs="Times New Roman"/>
        </w:rPr>
        <w:t xml:space="preserve">evenly </w:t>
      </w:r>
      <w:r w:rsidR="003C085E">
        <w:rPr>
          <w:rFonts w:ascii="Times New Roman" w:hAnsi="Times New Roman" w:cs="Times New Roman"/>
        </w:rPr>
        <w:t xml:space="preserve">across a species’ range represent </w:t>
      </w:r>
      <w:r w:rsidR="00DE2E89">
        <w:rPr>
          <w:rFonts w:ascii="Times New Roman" w:hAnsi="Times New Roman" w:cs="Times New Roman"/>
        </w:rPr>
        <w:t xml:space="preserve">more </w:t>
      </w:r>
      <w:r w:rsidR="003C085E">
        <w:rPr>
          <w:rFonts w:ascii="Times New Roman" w:hAnsi="Times New Roman" w:cs="Times New Roman"/>
        </w:rPr>
        <w:t xml:space="preserve">climatic variation </w:t>
      </w:r>
      <w:r w:rsidR="00DE2E89">
        <w:rPr>
          <w:rFonts w:ascii="Times New Roman" w:hAnsi="Times New Roman" w:cs="Times New Roman"/>
        </w:rPr>
        <w:t>than what is</w:t>
      </w:r>
      <w:r w:rsidR="003C085E">
        <w:rPr>
          <w:rFonts w:ascii="Times New Roman" w:hAnsi="Times New Roman" w:cs="Times New Roman"/>
        </w:rPr>
        <w:t xml:space="preserve"> </w:t>
      </w:r>
      <w:r w:rsidR="00DE2E89">
        <w:rPr>
          <w:rFonts w:ascii="Times New Roman" w:hAnsi="Times New Roman" w:cs="Times New Roman"/>
        </w:rPr>
        <w:t>experienced by individuals</w:t>
      </w:r>
      <w:r w:rsidR="003C085E">
        <w:rPr>
          <w:rFonts w:ascii="Times New Roman" w:hAnsi="Times New Roman" w:cs="Times New Roman"/>
        </w:rPr>
        <w:t xml:space="preserve">. </w:t>
      </w:r>
      <w:r w:rsidR="003C085E" w:rsidRPr="00920A71">
        <w:rPr>
          <w:rFonts w:ascii="Times New Roman" w:hAnsi="Times New Roman" w:cs="Times New Roman"/>
        </w:rPr>
        <w:t xml:space="preserve">However, </w:t>
      </w:r>
      <w:r w:rsidR="00DE2E89">
        <w:rPr>
          <w:rFonts w:ascii="Times New Roman" w:hAnsi="Times New Roman" w:cs="Times New Roman"/>
        </w:rPr>
        <w:t>we argue that this inclusion of a wider range of climatic variation would only obstruct our ability to detect a significant pattern, and thus, our results indicate a strong response despite this limitation of the data</w:t>
      </w:r>
      <w:r w:rsidR="003C085E" w:rsidRPr="00920A71">
        <w:rPr>
          <w:rFonts w:ascii="Times New Roman" w:hAnsi="Times New Roman" w:cs="Times New Roman"/>
        </w:rPr>
        <w:t xml:space="preserve">. </w:t>
      </w:r>
      <w:r w:rsidR="003C085E">
        <w:rPr>
          <w:rFonts w:ascii="Times New Roman" w:hAnsi="Times New Roman" w:cs="Times New Roman"/>
        </w:rPr>
        <w:t xml:space="preserve">Second, our analyses were </w:t>
      </w:r>
      <w:r w:rsidR="003C085E" w:rsidRPr="00920A71">
        <w:rPr>
          <w:rFonts w:ascii="Times New Roman" w:hAnsi="Times New Roman" w:cs="Times New Roman"/>
        </w:rPr>
        <w:t xml:space="preserve">limited by </w:t>
      </w:r>
      <w:r w:rsidR="003C085E">
        <w:rPr>
          <w:rFonts w:ascii="Times New Roman" w:hAnsi="Times New Roman" w:cs="Times New Roman"/>
        </w:rPr>
        <w:t>the publicly available occurrence and range data</w:t>
      </w:r>
      <w:r w:rsidR="003C085E" w:rsidRPr="00920A71">
        <w:rPr>
          <w:rFonts w:ascii="Times New Roman" w:hAnsi="Times New Roman" w:cs="Times New Roman"/>
        </w:rPr>
        <w:t>.</w:t>
      </w:r>
      <w:r w:rsidR="003C085E">
        <w:rPr>
          <w:rFonts w:ascii="Times New Roman" w:hAnsi="Times New Roman" w:cs="Times New Roman"/>
        </w:rPr>
        <w:t xml:space="preserve"> We recognize that several New World </w:t>
      </w:r>
      <w:r w:rsidR="00DE2E89">
        <w:rPr>
          <w:rFonts w:ascii="Times New Roman" w:hAnsi="Times New Roman" w:cs="Times New Roman"/>
        </w:rPr>
        <w:t xml:space="preserve">plethodontid </w:t>
      </w:r>
      <w:r w:rsidR="003C085E">
        <w:rPr>
          <w:rFonts w:ascii="Times New Roman" w:hAnsi="Times New Roman" w:cs="Times New Roman"/>
        </w:rPr>
        <w:t>species were excluded from this study</w:t>
      </w:r>
      <w:r w:rsidR="00DE2E89">
        <w:rPr>
          <w:rFonts w:ascii="Times New Roman" w:hAnsi="Times New Roman" w:cs="Times New Roman"/>
        </w:rPr>
        <w:t xml:space="preserve"> that may impact the results of this study</w:t>
      </w:r>
      <w:r w:rsidR="003C085E">
        <w:rPr>
          <w:rFonts w:ascii="Times New Roman" w:hAnsi="Times New Roman" w:cs="Times New Roman"/>
        </w:rPr>
        <w:t xml:space="preserve">, but until the appropriate </w:t>
      </w:r>
      <w:r w:rsidR="00DE2E89">
        <w:rPr>
          <w:rFonts w:ascii="Times New Roman" w:hAnsi="Times New Roman" w:cs="Times New Roman"/>
        </w:rPr>
        <w:t xml:space="preserve">occurrence </w:t>
      </w:r>
      <w:r w:rsidR="003C085E">
        <w:rPr>
          <w:rFonts w:ascii="Times New Roman" w:hAnsi="Times New Roman" w:cs="Times New Roman"/>
        </w:rPr>
        <w:t>data are made available</w:t>
      </w:r>
      <w:r w:rsidR="00DE2E89">
        <w:rPr>
          <w:rFonts w:ascii="Times New Roman" w:hAnsi="Times New Roman" w:cs="Times New Roman"/>
        </w:rPr>
        <w:t>, we cannot test this assertion</w:t>
      </w:r>
      <w:r w:rsidR="003C085E">
        <w:rPr>
          <w:rFonts w:ascii="Times New Roman" w:hAnsi="Times New Roman" w:cs="Times New Roman"/>
        </w:rPr>
        <w:t>.</w:t>
      </w:r>
      <w:r w:rsidR="003C085E" w:rsidRPr="00920A71">
        <w:rPr>
          <w:rFonts w:ascii="Times New Roman" w:hAnsi="Times New Roman" w:cs="Times New Roman"/>
        </w:rPr>
        <w:t xml:space="preserve"> </w:t>
      </w:r>
      <w:r w:rsidR="003C085E">
        <w:rPr>
          <w:rFonts w:ascii="Times New Roman" w:hAnsi="Times New Roman" w:cs="Times New Roman"/>
        </w:rPr>
        <w:t xml:space="preserve">Finally, </w:t>
      </w:r>
      <w:r w:rsidR="00DE2E89">
        <w:rPr>
          <w:rFonts w:ascii="Times New Roman" w:hAnsi="Times New Roman" w:cs="Times New Roman"/>
        </w:rPr>
        <w:t xml:space="preserve">our findings were based on contemporary </w:t>
      </w:r>
      <w:r w:rsidR="002E0E2C">
        <w:rPr>
          <w:rFonts w:ascii="Times New Roman" w:hAnsi="Times New Roman" w:cs="Times New Roman"/>
        </w:rPr>
        <w:t>climatic data, and therefore, the climate experienced by extant species may not represent what species experienced during some of the earlier transitions towards arboreality. Furthermore, the current geographic localities from which climate was extracted does not represent the regions where extinct species transitioned between microhabitat types. An</w:t>
      </w:r>
      <w:r w:rsidR="003C085E">
        <w:rPr>
          <w:rFonts w:ascii="Times New Roman" w:hAnsi="Times New Roman" w:cs="Times New Roman"/>
        </w:rPr>
        <w:t xml:space="preserve"> investigation into ancestral climatic estimates </w:t>
      </w:r>
      <w:r w:rsidR="002E0E2C">
        <w:rPr>
          <w:rFonts w:ascii="Times New Roman" w:hAnsi="Times New Roman" w:cs="Times New Roman"/>
        </w:rPr>
        <w:t xml:space="preserve">and geographic distributions </w:t>
      </w:r>
      <w:r w:rsidR="003C085E">
        <w:rPr>
          <w:rFonts w:ascii="Times New Roman" w:hAnsi="Times New Roman" w:cs="Times New Roman"/>
        </w:rPr>
        <w:t xml:space="preserve">would be necessary to </w:t>
      </w:r>
      <w:r w:rsidR="002E0E2C">
        <w:rPr>
          <w:rFonts w:ascii="Times New Roman" w:hAnsi="Times New Roman" w:cs="Times New Roman"/>
        </w:rPr>
        <w:t>definitely conclude how climate influenced deep historical transitions into and out of the arboreal microhabitat</w:t>
      </w:r>
      <w:r w:rsidR="003C085E">
        <w:rPr>
          <w:rFonts w:ascii="Times New Roman" w:hAnsi="Times New Roman" w:cs="Times New Roman"/>
        </w:rPr>
        <w:t xml:space="preserve">. Overall, however, we believe that the </w:t>
      </w:r>
      <w:r w:rsidR="003B57CA">
        <w:rPr>
          <w:rFonts w:ascii="Times New Roman" w:hAnsi="Times New Roman" w:cs="Times New Roman"/>
        </w:rPr>
        <w:t>methods</w:t>
      </w:r>
      <w:r w:rsidR="003C085E">
        <w:rPr>
          <w:rFonts w:ascii="Times New Roman" w:hAnsi="Times New Roman" w:cs="Times New Roman"/>
        </w:rPr>
        <w:t xml:space="preserve"> </w:t>
      </w:r>
      <w:r w:rsidR="003B57CA">
        <w:rPr>
          <w:rFonts w:ascii="Times New Roman" w:hAnsi="Times New Roman" w:cs="Times New Roman"/>
        </w:rPr>
        <w:t>used</w:t>
      </w:r>
      <w:r w:rsidR="003C085E">
        <w:rPr>
          <w:rFonts w:ascii="Times New Roman" w:hAnsi="Times New Roman" w:cs="Times New Roman"/>
        </w:rPr>
        <w:t xml:space="preserve"> in this study represent the best available approaches for this</w:t>
      </w:r>
      <w:r w:rsidR="003B57CA">
        <w:rPr>
          <w:rFonts w:ascii="Times New Roman" w:hAnsi="Times New Roman" w:cs="Times New Roman"/>
        </w:rPr>
        <w:t xml:space="preserve"> type of</w:t>
      </w:r>
      <w:r w:rsidR="003C085E">
        <w:rPr>
          <w:rFonts w:ascii="Times New Roman" w:hAnsi="Times New Roman" w:cs="Times New Roman"/>
        </w:rPr>
        <w:t xml:space="preserve"> investigation, and despite the data limitations, the consensus from our two distinct and complementary approaches </w:t>
      </w:r>
      <w:r w:rsidR="003B57CA">
        <w:rPr>
          <w:rFonts w:ascii="Times New Roman" w:hAnsi="Times New Roman" w:cs="Times New Roman"/>
        </w:rPr>
        <w:t>lend confidence to</w:t>
      </w:r>
      <w:r w:rsidR="003C085E">
        <w:rPr>
          <w:rFonts w:ascii="Times New Roman" w:hAnsi="Times New Roman" w:cs="Times New Roman"/>
        </w:rPr>
        <w:t xml:space="preserve"> our conclusions.</w:t>
      </w:r>
    </w:p>
    <w:p w14:paraId="6A6C661C" w14:textId="2D4D80E8" w:rsidR="006F55E3" w:rsidRDefault="004E41FC" w:rsidP="003C085E">
      <w:pPr>
        <w:ind w:firstLine="720"/>
        <w:rPr>
          <w:rFonts w:ascii="Times New Roman" w:hAnsi="Times New Roman" w:cs="Times New Roman"/>
        </w:rPr>
      </w:pPr>
      <w:r>
        <w:rPr>
          <w:rFonts w:ascii="Times New Roman" w:hAnsi="Times New Roman" w:cs="Times New Roman"/>
        </w:rPr>
        <w:t xml:space="preserve">Although our results were largely invariant across </w:t>
      </w:r>
      <w:r w:rsidR="003C085E">
        <w:rPr>
          <w:rFonts w:ascii="Times New Roman" w:hAnsi="Times New Roman" w:cs="Times New Roman"/>
        </w:rPr>
        <w:t xml:space="preserve">phylogenetic and microhabitat classification </w:t>
      </w:r>
      <w:r>
        <w:rPr>
          <w:rFonts w:ascii="Times New Roman" w:hAnsi="Times New Roman" w:cs="Times New Roman"/>
        </w:rPr>
        <w:t xml:space="preserve">robustness tests, we observed one consistent </w:t>
      </w:r>
      <w:r w:rsidR="00344460">
        <w:rPr>
          <w:rFonts w:ascii="Times New Roman" w:hAnsi="Times New Roman" w:cs="Times New Roman"/>
        </w:rPr>
        <w:t>discrepancy</w:t>
      </w:r>
      <w:r>
        <w:rPr>
          <w:rFonts w:ascii="Times New Roman" w:hAnsi="Times New Roman" w:cs="Times New Roman"/>
        </w:rPr>
        <w:t xml:space="preserve">. Results </w:t>
      </w:r>
      <w:r w:rsidR="005B0DC8">
        <w:rPr>
          <w:rFonts w:ascii="Times New Roman" w:hAnsi="Times New Roman" w:cs="Times New Roman"/>
        </w:rPr>
        <w:t>from</w:t>
      </w:r>
      <w:r>
        <w:rPr>
          <w:rFonts w:ascii="Times New Roman" w:hAnsi="Times New Roman" w:cs="Times New Roman"/>
        </w:rPr>
        <w:t xml:space="preserve"> the microhabitat classification 6-McL did not agree with the results</w:t>
      </w:r>
      <w:r w:rsidR="003C085E">
        <w:rPr>
          <w:rFonts w:ascii="Times New Roman" w:hAnsi="Times New Roman" w:cs="Times New Roman"/>
        </w:rPr>
        <w:t xml:space="preserve"> from other classification schemes</w:t>
      </w:r>
      <w:r>
        <w:rPr>
          <w:rFonts w:ascii="Times New Roman" w:hAnsi="Times New Roman" w:cs="Times New Roman"/>
        </w:rPr>
        <w:t xml:space="preserve"> when quantifying </w:t>
      </w:r>
      <w:commentRangeStart w:id="131"/>
      <w:r>
        <w:rPr>
          <w:rFonts w:ascii="Times New Roman" w:hAnsi="Times New Roman" w:cs="Times New Roman"/>
        </w:rPr>
        <w:t>___</w:t>
      </w:r>
      <w:commentRangeEnd w:id="131"/>
      <w:r w:rsidR="003D5766">
        <w:rPr>
          <w:rStyle w:val="CommentReference"/>
        </w:rPr>
        <w:commentReference w:id="131"/>
      </w:r>
      <w:r>
        <w:rPr>
          <w:rFonts w:ascii="Times New Roman" w:hAnsi="Times New Roman" w:cs="Times New Roman"/>
        </w:rPr>
        <w:t xml:space="preserve"> and ____. 6-McL </w:t>
      </w:r>
      <w:r w:rsidR="005B0DC8">
        <w:rPr>
          <w:rFonts w:ascii="Times New Roman" w:hAnsi="Times New Roman" w:cs="Times New Roman"/>
        </w:rPr>
        <w:t>represents the maximally lenient definition of arboreality</w:t>
      </w:r>
      <w:r w:rsidR="00344460">
        <w:rPr>
          <w:rFonts w:ascii="Times New Roman" w:hAnsi="Times New Roman" w:cs="Times New Roman"/>
        </w:rPr>
        <w:t xml:space="preserve"> </w:t>
      </w:r>
      <w:r w:rsidR="003C085E">
        <w:rPr>
          <w:rFonts w:ascii="Times New Roman" w:hAnsi="Times New Roman" w:cs="Times New Roman"/>
        </w:rPr>
        <w:t>using</w:t>
      </w:r>
      <w:r w:rsidR="005B0DC8">
        <w:rPr>
          <w:rFonts w:ascii="Times New Roman" w:hAnsi="Times New Roman" w:cs="Times New Roman"/>
        </w:rPr>
        <w:t xml:space="preserve"> McEntire’s (2016) </w:t>
      </w:r>
      <w:r w:rsidR="003C085E">
        <w:rPr>
          <w:rFonts w:ascii="Times New Roman" w:hAnsi="Times New Roman" w:cs="Times New Roman"/>
        </w:rPr>
        <w:t>arboreality designations</w:t>
      </w:r>
      <w:r w:rsidR="00344460">
        <w:rPr>
          <w:rFonts w:ascii="Times New Roman" w:hAnsi="Times New Roman" w:cs="Times New Roman"/>
        </w:rPr>
        <w:t>,</w:t>
      </w:r>
      <w:r w:rsidR="005B0DC8">
        <w:rPr>
          <w:rFonts w:ascii="Times New Roman" w:hAnsi="Times New Roman" w:cs="Times New Roman"/>
        </w:rPr>
        <w:t xml:space="preserve"> </w:t>
      </w:r>
      <w:r w:rsidR="003C085E">
        <w:rPr>
          <w:rFonts w:ascii="Times New Roman" w:hAnsi="Times New Roman" w:cs="Times New Roman"/>
        </w:rPr>
        <w:t xml:space="preserve">which </w:t>
      </w:r>
      <w:r w:rsidR="00344460">
        <w:rPr>
          <w:rFonts w:ascii="Times New Roman" w:hAnsi="Times New Roman" w:cs="Times New Roman"/>
        </w:rPr>
        <w:t>includ</w:t>
      </w:r>
      <w:r w:rsidR="003C085E">
        <w:rPr>
          <w:rFonts w:ascii="Times New Roman" w:hAnsi="Times New Roman" w:cs="Times New Roman"/>
        </w:rPr>
        <w:t>ed</w:t>
      </w:r>
      <w:r w:rsidR="005B0DC8">
        <w:rPr>
          <w:rFonts w:ascii="Times New Roman" w:hAnsi="Times New Roman" w:cs="Times New Roman"/>
        </w:rPr>
        <w:t xml:space="preserve"> species that utilize any type of vegetation, even only under moist weather conditions</w:t>
      </w:r>
      <w:r w:rsidR="00344460">
        <w:rPr>
          <w:rFonts w:ascii="Times New Roman" w:hAnsi="Times New Roman" w:cs="Times New Roman"/>
        </w:rPr>
        <w:t>.</w:t>
      </w:r>
      <w:r w:rsidR="005B0DC8">
        <w:rPr>
          <w:rFonts w:ascii="Times New Roman" w:hAnsi="Times New Roman" w:cs="Times New Roman"/>
        </w:rPr>
        <w:t xml:space="preserve"> </w:t>
      </w:r>
      <w:r w:rsidR="00344460">
        <w:rPr>
          <w:rFonts w:ascii="Times New Roman" w:hAnsi="Times New Roman" w:cs="Times New Roman"/>
        </w:rPr>
        <w:t>This suggests</w:t>
      </w:r>
      <w:r w:rsidR="005B0DC8">
        <w:rPr>
          <w:rFonts w:ascii="Times New Roman" w:hAnsi="Times New Roman" w:cs="Times New Roman"/>
        </w:rPr>
        <w:t xml:space="preserve"> that many of the arboreal species </w:t>
      </w:r>
      <w:r w:rsidR="003C085E">
        <w:rPr>
          <w:rFonts w:ascii="Times New Roman" w:hAnsi="Times New Roman" w:cs="Times New Roman"/>
        </w:rPr>
        <w:t>in the</w:t>
      </w:r>
      <w:r w:rsidR="005B0DC8">
        <w:rPr>
          <w:rFonts w:ascii="Times New Roman" w:hAnsi="Times New Roman" w:cs="Times New Roman"/>
        </w:rPr>
        <w:t xml:space="preserve"> 6-McL</w:t>
      </w:r>
      <w:r w:rsidR="003C085E">
        <w:rPr>
          <w:rFonts w:ascii="Times New Roman" w:hAnsi="Times New Roman" w:cs="Times New Roman"/>
        </w:rPr>
        <w:t xml:space="preserve"> classification</w:t>
      </w:r>
      <w:r w:rsidR="005B0DC8">
        <w:rPr>
          <w:rFonts w:ascii="Times New Roman" w:hAnsi="Times New Roman" w:cs="Times New Roman"/>
        </w:rPr>
        <w:t xml:space="preserve"> are not arboreal </w:t>
      </w:r>
      <w:r w:rsidR="003C085E">
        <w:rPr>
          <w:rFonts w:ascii="Times New Roman" w:hAnsi="Times New Roman" w:cs="Times New Roman"/>
        </w:rPr>
        <w:t xml:space="preserve">in an ecologically meaningful way, </w:t>
      </w:r>
      <w:r w:rsidR="00344460">
        <w:rPr>
          <w:rFonts w:ascii="Times New Roman" w:hAnsi="Times New Roman" w:cs="Times New Roman"/>
        </w:rPr>
        <w:t xml:space="preserve">in the same way that tigers </w:t>
      </w:r>
      <w:r w:rsidR="003C085E">
        <w:rPr>
          <w:rFonts w:ascii="Times New Roman" w:hAnsi="Times New Roman" w:cs="Times New Roman"/>
        </w:rPr>
        <w:t xml:space="preserve">who </w:t>
      </w:r>
      <w:r w:rsidR="00344460">
        <w:rPr>
          <w:rFonts w:ascii="Times New Roman" w:hAnsi="Times New Roman" w:cs="Times New Roman"/>
        </w:rPr>
        <w:t xml:space="preserve">frequently swim </w:t>
      </w:r>
      <w:r w:rsidR="003C085E">
        <w:rPr>
          <w:rFonts w:ascii="Times New Roman" w:hAnsi="Times New Roman" w:cs="Times New Roman"/>
        </w:rPr>
        <w:t>are</w:t>
      </w:r>
      <w:r w:rsidR="00344460">
        <w:rPr>
          <w:rFonts w:ascii="Times New Roman" w:hAnsi="Times New Roman" w:cs="Times New Roman"/>
        </w:rPr>
        <w:t xml:space="preserve"> not considered semi-aquatic</w:t>
      </w:r>
      <w:r w:rsidR="005B0DC8">
        <w:rPr>
          <w:rFonts w:ascii="Times New Roman" w:hAnsi="Times New Roman" w:cs="Times New Roman"/>
        </w:rPr>
        <w:t xml:space="preserve">. As all other microhabitat classification schemes agree, we argue that this exception does not negate our </w:t>
      </w:r>
      <w:r w:rsidR="003C085E">
        <w:rPr>
          <w:rFonts w:ascii="Times New Roman" w:hAnsi="Times New Roman" w:cs="Times New Roman"/>
        </w:rPr>
        <w:t xml:space="preserve">overall </w:t>
      </w:r>
      <w:r w:rsidR="005B0DC8">
        <w:rPr>
          <w:rFonts w:ascii="Times New Roman" w:hAnsi="Times New Roman" w:cs="Times New Roman"/>
        </w:rPr>
        <w:t>conclusions</w:t>
      </w:r>
      <w:r w:rsidR="003C085E">
        <w:rPr>
          <w:rFonts w:ascii="Times New Roman" w:hAnsi="Times New Roman" w:cs="Times New Roman"/>
        </w:rPr>
        <w:t>. Rather, results from this classification scheme</w:t>
      </w:r>
      <w:r w:rsidR="005B0DC8">
        <w:rPr>
          <w:rFonts w:ascii="Times New Roman" w:hAnsi="Times New Roman" w:cs="Times New Roman"/>
        </w:rPr>
        <w:t xml:space="preserve"> indicate that</w:t>
      </w:r>
      <w:r w:rsidR="003C085E">
        <w:rPr>
          <w:rFonts w:ascii="Times New Roman" w:hAnsi="Times New Roman" w:cs="Times New Roman"/>
        </w:rPr>
        <w:t xml:space="preserve"> the behavior of</w:t>
      </w:r>
      <w:r w:rsidR="005B0DC8">
        <w:rPr>
          <w:rFonts w:ascii="Times New Roman" w:hAnsi="Times New Roman" w:cs="Times New Roman"/>
        </w:rPr>
        <w:t xml:space="preserve"> </w:t>
      </w:r>
      <w:r w:rsidR="003C085E">
        <w:rPr>
          <w:rFonts w:ascii="Times New Roman" w:hAnsi="Times New Roman" w:cs="Times New Roman"/>
        </w:rPr>
        <w:t>facultatively climbing</w:t>
      </w:r>
      <w:r w:rsidR="005B0DC8">
        <w:rPr>
          <w:rFonts w:ascii="Times New Roman" w:hAnsi="Times New Roman" w:cs="Times New Roman"/>
        </w:rPr>
        <w:t xml:space="preserve"> vegetation </w:t>
      </w:r>
      <w:r w:rsidR="003C085E">
        <w:rPr>
          <w:rFonts w:ascii="Times New Roman" w:hAnsi="Times New Roman" w:cs="Times New Roman"/>
        </w:rPr>
        <w:t>is not dependent upon continental climatic variation</w:t>
      </w:r>
      <w:r w:rsidR="005B0DC8">
        <w:rPr>
          <w:rFonts w:ascii="Times New Roman" w:hAnsi="Times New Roman" w:cs="Times New Roman"/>
        </w:rPr>
        <w:t>.</w:t>
      </w:r>
    </w:p>
    <w:p w14:paraId="44FCB63B" w14:textId="26286CF4" w:rsidR="00344460" w:rsidRDefault="00344460" w:rsidP="00344460">
      <w:pPr>
        <w:rPr>
          <w:rFonts w:ascii="Times New Roman" w:hAnsi="Times New Roman" w:cs="Times New Roman"/>
        </w:rPr>
      </w:pPr>
      <w:r>
        <w:rPr>
          <w:rFonts w:ascii="Times New Roman" w:hAnsi="Times New Roman" w:cs="Times New Roman"/>
        </w:rPr>
        <w:tab/>
        <w:t xml:space="preserve">The results from this study aligned with our predictions with one major exception. In quantifying the reciprocal suitability of </w:t>
      </w:r>
      <w:r w:rsidR="003B57CA">
        <w:rPr>
          <w:rFonts w:ascii="Times New Roman" w:hAnsi="Times New Roman" w:cs="Times New Roman"/>
        </w:rPr>
        <w:t>arboreal and terrestrial</w:t>
      </w:r>
      <w:r>
        <w:rPr>
          <w:rFonts w:ascii="Times New Roman" w:hAnsi="Times New Roman" w:cs="Times New Roman"/>
        </w:rPr>
        <w:t xml:space="preserve"> microhabitat</w:t>
      </w:r>
      <w:r w:rsidR="003B57CA">
        <w:rPr>
          <w:rFonts w:ascii="Times New Roman" w:hAnsi="Times New Roman" w:cs="Times New Roman"/>
        </w:rPr>
        <w:t>s</w:t>
      </w:r>
      <w:r>
        <w:rPr>
          <w:rFonts w:ascii="Times New Roman" w:hAnsi="Times New Roman" w:cs="Times New Roman"/>
        </w:rPr>
        <w:t xml:space="preserve">, we expected to </w:t>
      </w:r>
      <w:r w:rsidR="003B57CA">
        <w:rPr>
          <w:rFonts w:ascii="Times New Roman" w:hAnsi="Times New Roman" w:cs="Times New Roman"/>
        </w:rPr>
        <w:t>find</w:t>
      </w:r>
      <w:r>
        <w:rPr>
          <w:rFonts w:ascii="Times New Roman" w:hAnsi="Times New Roman" w:cs="Times New Roman"/>
        </w:rPr>
        <w:t xml:space="preserve"> that much of the terrestrial distribution was ill</w:t>
      </w:r>
      <w:r w:rsidR="003B57CA">
        <w:rPr>
          <w:rFonts w:ascii="Times New Roman" w:hAnsi="Times New Roman" w:cs="Times New Roman"/>
        </w:rPr>
        <w:t>-</w:t>
      </w:r>
      <w:r>
        <w:rPr>
          <w:rFonts w:ascii="Times New Roman" w:hAnsi="Times New Roman" w:cs="Times New Roman"/>
        </w:rPr>
        <w:t>suited for arboreal life</w:t>
      </w:r>
      <w:r w:rsidR="003B57CA">
        <w:rPr>
          <w:rFonts w:ascii="Times New Roman" w:hAnsi="Times New Roman" w:cs="Times New Roman"/>
        </w:rPr>
        <w:t>. This</w:t>
      </w:r>
      <w:r>
        <w:rPr>
          <w:rFonts w:ascii="Times New Roman" w:hAnsi="Times New Roman" w:cs="Times New Roman"/>
        </w:rPr>
        <w:t xml:space="preserve"> would </w:t>
      </w:r>
      <w:r w:rsidR="003B57CA">
        <w:rPr>
          <w:rFonts w:ascii="Times New Roman" w:hAnsi="Times New Roman" w:cs="Times New Roman"/>
        </w:rPr>
        <w:t xml:space="preserve">have </w:t>
      </w:r>
      <w:r>
        <w:rPr>
          <w:rFonts w:ascii="Times New Roman" w:hAnsi="Times New Roman" w:cs="Times New Roman"/>
        </w:rPr>
        <w:t>implicate</w:t>
      </w:r>
      <w:r w:rsidR="003B57CA">
        <w:rPr>
          <w:rFonts w:ascii="Times New Roman" w:hAnsi="Times New Roman" w:cs="Times New Roman"/>
        </w:rPr>
        <w:t>d</w:t>
      </w:r>
      <w:r>
        <w:rPr>
          <w:rFonts w:ascii="Times New Roman" w:hAnsi="Times New Roman" w:cs="Times New Roman"/>
        </w:rPr>
        <w:t xml:space="preserve"> climate as the constraining force </w:t>
      </w:r>
      <w:r w:rsidR="003B57CA">
        <w:rPr>
          <w:rFonts w:ascii="Times New Roman" w:hAnsi="Times New Roman" w:cs="Times New Roman"/>
        </w:rPr>
        <w:t>excluding</w:t>
      </w:r>
      <w:r>
        <w:rPr>
          <w:rFonts w:ascii="Times New Roman" w:hAnsi="Times New Roman" w:cs="Times New Roman"/>
        </w:rPr>
        <w:t xml:space="preserve"> species </w:t>
      </w:r>
      <w:r w:rsidR="003B57CA">
        <w:rPr>
          <w:rFonts w:ascii="Times New Roman" w:hAnsi="Times New Roman" w:cs="Times New Roman"/>
        </w:rPr>
        <w:t>from</w:t>
      </w:r>
      <w:r>
        <w:rPr>
          <w:rFonts w:ascii="Times New Roman" w:hAnsi="Times New Roman" w:cs="Times New Roman"/>
        </w:rPr>
        <w:t xml:space="preserve"> the arboreal microhabitat. Instead we observed the opposite pattern: while plenty of the terrestrial distribution was suitable for arboreal life, very little of the arboreal distribution was suitable for terrestrial life. </w:t>
      </w:r>
      <w:commentRangeStart w:id="132"/>
      <w:r>
        <w:rPr>
          <w:rFonts w:ascii="Times New Roman" w:hAnsi="Times New Roman" w:cs="Times New Roman"/>
        </w:rPr>
        <w:t xml:space="preserve">This result indicates that the arboreal microhabitat might act as a thermoregulatory reprieve; in times of extreme heat, arboreal life </w:t>
      </w:r>
      <w:r w:rsidR="003B57CA">
        <w:rPr>
          <w:rFonts w:ascii="Times New Roman" w:hAnsi="Times New Roman" w:cs="Times New Roman"/>
        </w:rPr>
        <w:t>c</w:t>
      </w:r>
      <w:r>
        <w:rPr>
          <w:rFonts w:ascii="Times New Roman" w:hAnsi="Times New Roman" w:cs="Times New Roman"/>
        </w:rPr>
        <w:t>ould allow species to avoid overheating</w:t>
      </w:r>
      <w:commentRangeEnd w:id="132"/>
      <w:r w:rsidR="00FD05E7">
        <w:rPr>
          <w:rStyle w:val="CommentReference"/>
        </w:rPr>
        <w:commentReference w:id="132"/>
      </w:r>
      <w:r>
        <w:rPr>
          <w:rFonts w:ascii="Times New Roman" w:hAnsi="Times New Roman" w:cs="Times New Roman"/>
        </w:rPr>
        <w:t xml:space="preserve">. Whether this thermoregulation mainly benefits osmoregulation, thermal limits, or both cannot be explicated by the present study and warrants further investigation. Overall, this result changes our </w:t>
      </w:r>
      <w:r w:rsidR="003B57CA">
        <w:rPr>
          <w:rFonts w:ascii="Times New Roman" w:hAnsi="Times New Roman" w:cs="Times New Roman"/>
        </w:rPr>
        <w:t>previously held</w:t>
      </w:r>
      <w:r>
        <w:rPr>
          <w:rFonts w:ascii="Times New Roman" w:hAnsi="Times New Roman" w:cs="Times New Roman"/>
        </w:rPr>
        <w:t xml:space="preserve"> </w:t>
      </w:r>
      <w:r w:rsidR="003B57CA">
        <w:rPr>
          <w:rFonts w:ascii="Times New Roman" w:hAnsi="Times New Roman" w:cs="Times New Roman"/>
        </w:rPr>
        <w:t>understanding</w:t>
      </w:r>
      <w:r>
        <w:rPr>
          <w:rFonts w:ascii="Times New Roman" w:hAnsi="Times New Roman" w:cs="Times New Roman"/>
        </w:rPr>
        <w:t xml:space="preserve"> of the causes of arboreality: while we predicted that the arboreal microhabitat is </w:t>
      </w:r>
      <w:r w:rsidR="003B57CA">
        <w:rPr>
          <w:rFonts w:ascii="Times New Roman" w:hAnsi="Times New Roman" w:cs="Times New Roman"/>
        </w:rPr>
        <w:t>restricted</w:t>
      </w:r>
      <w:r>
        <w:rPr>
          <w:rFonts w:ascii="Times New Roman" w:hAnsi="Times New Roman" w:cs="Times New Roman"/>
        </w:rPr>
        <w:t xml:space="preserve"> by certain climatic conditions, the results indicate that the arboreal microhabitat is </w:t>
      </w:r>
      <w:r w:rsidR="003B57CA">
        <w:rPr>
          <w:rFonts w:ascii="Times New Roman" w:hAnsi="Times New Roman" w:cs="Times New Roman"/>
        </w:rPr>
        <w:t xml:space="preserve">often </w:t>
      </w:r>
      <w:r>
        <w:rPr>
          <w:rFonts w:ascii="Times New Roman" w:hAnsi="Times New Roman" w:cs="Times New Roman"/>
        </w:rPr>
        <w:t xml:space="preserve">available but simply not evolutionarily advantageous except in climates where terrestrial life is intractable. </w:t>
      </w:r>
    </w:p>
    <w:p w14:paraId="009EC1F6" w14:textId="1E90A606" w:rsidR="007A290E" w:rsidRDefault="004D6E9A" w:rsidP="00134B1A">
      <w:pPr>
        <w:ind w:firstLine="720"/>
        <w:rPr>
          <w:rFonts w:ascii="Times New Roman" w:hAnsi="Times New Roman" w:cs="Times New Roman"/>
        </w:rPr>
      </w:pPr>
      <w:r>
        <w:rPr>
          <w:rFonts w:ascii="Times New Roman" w:hAnsi="Times New Roman" w:cs="Times New Roman"/>
        </w:rPr>
        <w:t xml:space="preserve">A major conceptual contribution of this study is the introduction of reciprocal suitability measures. </w:t>
      </w:r>
      <w:r w:rsidR="00883A34">
        <w:rPr>
          <w:rFonts w:ascii="Times New Roman" w:hAnsi="Times New Roman" w:cs="Times New Roman"/>
        </w:rPr>
        <w:t>We</w:t>
      </w:r>
      <w:r>
        <w:rPr>
          <w:rFonts w:ascii="Times New Roman" w:hAnsi="Times New Roman" w:cs="Times New Roman"/>
        </w:rPr>
        <w:t xml:space="preserve"> </w:t>
      </w:r>
      <w:r w:rsidR="007A290E">
        <w:rPr>
          <w:rFonts w:ascii="Times New Roman" w:hAnsi="Times New Roman" w:cs="Times New Roman"/>
        </w:rPr>
        <w:t>develop</w:t>
      </w:r>
      <w:r>
        <w:rPr>
          <w:rFonts w:ascii="Times New Roman" w:hAnsi="Times New Roman" w:cs="Times New Roman"/>
        </w:rPr>
        <w:t>ed</w:t>
      </w:r>
      <w:r w:rsidR="007A290E">
        <w:rPr>
          <w:rFonts w:ascii="Times New Roman" w:hAnsi="Times New Roman" w:cs="Times New Roman"/>
        </w:rPr>
        <w:t xml:space="preserve"> and demonstrate</w:t>
      </w:r>
      <w:r>
        <w:rPr>
          <w:rFonts w:ascii="Times New Roman" w:hAnsi="Times New Roman" w:cs="Times New Roman"/>
        </w:rPr>
        <w:t>d</w:t>
      </w:r>
      <w:r w:rsidR="007A290E">
        <w:rPr>
          <w:rFonts w:ascii="Times New Roman" w:hAnsi="Times New Roman" w:cs="Times New Roman"/>
        </w:rPr>
        <w:t xml:space="preserve"> the utility of </w:t>
      </w:r>
      <w:r>
        <w:rPr>
          <w:rFonts w:ascii="Times New Roman" w:hAnsi="Times New Roman" w:cs="Times New Roman"/>
        </w:rPr>
        <w:t xml:space="preserve">these </w:t>
      </w:r>
      <w:r w:rsidR="007A290E">
        <w:rPr>
          <w:rFonts w:ascii="Times New Roman" w:hAnsi="Times New Roman" w:cs="Times New Roman"/>
        </w:rPr>
        <w:t>reciprocal suitability scores</w:t>
      </w:r>
      <w:r>
        <w:rPr>
          <w:rFonts w:ascii="Times New Roman" w:hAnsi="Times New Roman" w:cs="Times New Roman"/>
        </w:rPr>
        <w:t xml:space="preserve">, showing that climate may be a limiting factor in determining the availability of a certain </w:t>
      </w:r>
      <w:r>
        <w:rPr>
          <w:rFonts w:ascii="Times New Roman" w:hAnsi="Times New Roman" w:cs="Times New Roman"/>
        </w:rPr>
        <w:lastRenderedPageBreak/>
        <w:t>microhabitat type</w:t>
      </w:r>
      <w:r w:rsidR="007A290E">
        <w:rPr>
          <w:rFonts w:ascii="Times New Roman" w:hAnsi="Times New Roman" w:cs="Times New Roman"/>
        </w:rPr>
        <w:t xml:space="preserve">. </w:t>
      </w:r>
      <w:r>
        <w:rPr>
          <w:rFonts w:ascii="Times New Roman" w:hAnsi="Times New Roman" w:cs="Times New Roman"/>
        </w:rPr>
        <w:t>O</w:t>
      </w:r>
      <w:r w:rsidR="007A290E">
        <w:rPr>
          <w:rFonts w:ascii="Times New Roman" w:hAnsi="Times New Roman" w:cs="Times New Roman"/>
        </w:rPr>
        <w:t xml:space="preserve">ur </w:t>
      </w:r>
      <w:r w:rsidR="007C7FA7">
        <w:rPr>
          <w:rFonts w:ascii="Times New Roman" w:hAnsi="Times New Roman" w:cs="Times New Roman"/>
        </w:rPr>
        <w:t>reciprocal suitability scores</w:t>
      </w:r>
      <w:r>
        <w:rPr>
          <w:rFonts w:ascii="Times New Roman" w:hAnsi="Times New Roman" w:cs="Times New Roman"/>
        </w:rPr>
        <w:t xml:space="preserve"> for arboreal and terrestrial plethodontids</w:t>
      </w:r>
      <w:r w:rsidR="007A290E">
        <w:rPr>
          <w:rFonts w:ascii="Times New Roman" w:hAnsi="Times New Roman" w:cs="Times New Roman"/>
        </w:rPr>
        <w:t xml:space="preserve"> implicate a causal relationship between climate and microhabitat utilizations such that the terrestrial </w:t>
      </w:r>
      <w:r>
        <w:rPr>
          <w:rFonts w:ascii="Times New Roman" w:hAnsi="Times New Roman" w:cs="Times New Roman"/>
        </w:rPr>
        <w:t>microhabitats are</w:t>
      </w:r>
      <w:r w:rsidR="007A290E">
        <w:rPr>
          <w:rFonts w:ascii="Times New Roman" w:hAnsi="Times New Roman" w:cs="Times New Roman"/>
        </w:rPr>
        <w:t xml:space="preserve"> occupied only when the appropriate </w:t>
      </w:r>
      <w:r>
        <w:rPr>
          <w:rFonts w:ascii="Times New Roman" w:hAnsi="Times New Roman" w:cs="Times New Roman"/>
        </w:rPr>
        <w:t xml:space="preserve">climatic </w:t>
      </w:r>
      <w:r w:rsidR="007A290E">
        <w:rPr>
          <w:rFonts w:ascii="Times New Roman" w:hAnsi="Times New Roman" w:cs="Times New Roman"/>
        </w:rPr>
        <w:t xml:space="preserve">conditions are met. </w:t>
      </w:r>
      <w:r>
        <w:rPr>
          <w:rFonts w:ascii="Times New Roman" w:hAnsi="Times New Roman" w:cs="Times New Roman"/>
        </w:rPr>
        <w:t xml:space="preserve">This </w:t>
      </w:r>
      <w:r w:rsidR="009C1788">
        <w:rPr>
          <w:rFonts w:ascii="Times New Roman" w:hAnsi="Times New Roman" w:cs="Times New Roman"/>
        </w:rPr>
        <w:t>approach</w:t>
      </w:r>
      <w:r>
        <w:rPr>
          <w:rFonts w:ascii="Times New Roman" w:hAnsi="Times New Roman" w:cs="Times New Roman"/>
        </w:rPr>
        <w:t xml:space="preserve"> </w:t>
      </w:r>
      <w:r w:rsidR="009C1788">
        <w:rPr>
          <w:rFonts w:ascii="Times New Roman" w:hAnsi="Times New Roman" w:cs="Times New Roman"/>
        </w:rPr>
        <w:t xml:space="preserve">has broad applicability to a variety of </w:t>
      </w:r>
      <w:r>
        <w:rPr>
          <w:rFonts w:ascii="Times New Roman" w:hAnsi="Times New Roman" w:cs="Times New Roman"/>
        </w:rPr>
        <w:t xml:space="preserve">other investigations </w:t>
      </w:r>
      <w:r w:rsidR="009C1788">
        <w:rPr>
          <w:rFonts w:ascii="Times New Roman" w:hAnsi="Times New Roman" w:cs="Times New Roman"/>
        </w:rPr>
        <w:t>and</w:t>
      </w:r>
      <w:r>
        <w:rPr>
          <w:rFonts w:ascii="Times New Roman" w:hAnsi="Times New Roman" w:cs="Times New Roman"/>
        </w:rPr>
        <w:t xml:space="preserve"> taxa.</w:t>
      </w:r>
    </w:p>
    <w:p w14:paraId="7FD4A4CF" w14:textId="376D0D4C" w:rsidR="004942C2" w:rsidRDefault="004942C2" w:rsidP="000843E6">
      <w:pPr>
        <w:ind w:firstLine="720"/>
        <w:rPr>
          <w:rFonts w:ascii="Times New Roman" w:hAnsi="Times New Roman" w:cs="Times New Roman"/>
        </w:rPr>
      </w:pPr>
      <w:r>
        <w:rPr>
          <w:rFonts w:ascii="Times New Roman" w:hAnsi="Times New Roman" w:cs="Times New Roman"/>
        </w:rPr>
        <w:t xml:space="preserve">Finally, our analyses prove that </w:t>
      </w:r>
      <w:r w:rsidR="00D55873">
        <w:rPr>
          <w:rFonts w:ascii="Times New Roman" w:hAnsi="Times New Roman" w:cs="Times New Roman"/>
        </w:rPr>
        <w:t xml:space="preserve">even </w:t>
      </w:r>
      <w:r>
        <w:rPr>
          <w:rFonts w:ascii="Times New Roman" w:hAnsi="Times New Roman" w:cs="Times New Roman"/>
        </w:rPr>
        <w:t xml:space="preserve">broad scale-climatic patterns </w:t>
      </w:r>
      <w:r w:rsidR="00D55873">
        <w:rPr>
          <w:rFonts w:ascii="Times New Roman" w:hAnsi="Times New Roman" w:cs="Times New Roman"/>
        </w:rPr>
        <w:t xml:space="preserve">can </w:t>
      </w:r>
      <w:r>
        <w:rPr>
          <w:rFonts w:ascii="Times New Roman" w:hAnsi="Times New Roman" w:cs="Times New Roman"/>
        </w:rPr>
        <w:t xml:space="preserve">influence </w:t>
      </w:r>
      <w:r w:rsidR="00D55873">
        <w:rPr>
          <w:rFonts w:ascii="Times New Roman" w:hAnsi="Times New Roman" w:cs="Times New Roman"/>
        </w:rPr>
        <w:t>ecological traits in small</w:t>
      </w:r>
      <w:r w:rsidR="009C1788">
        <w:rPr>
          <w:rFonts w:ascii="Times New Roman" w:hAnsi="Times New Roman" w:cs="Times New Roman"/>
        </w:rPr>
        <w:t xml:space="preserve"> </w:t>
      </w:r>
      <w:r w:rsidR="00D55873">
        <w:rPr>
          <w:rFonts w:ascii="Times New Roman" w:hAnsi="Times New Roman" w:cs="Times New Roman"/>
        </w:rPr>
        <w:t>species</w:t>
      </w:r>
      <w:r w:rsidR="009C1788">
        <w:rPr>
          <w:rFonts w:ascii="Times New Roman" w:hAnsi="Times New Roman" w:cs="Times New Roman"/>
        </w:rPr>
        <w:t xml:space="preserve"> with high micro-climate selectivity</w:t>
      </w:r>
      <w:r>
        <w:rPr>
          <w:rFonts w:ascii="Times New Roman" w:hAnsi="Times New Roman" w:cs="Times New Roman"/>
        </w:rPr>
        <w:t xml:space="preserve">. Several authors </w:t>
      </w:r>
      <w:r w:rsidR="00D55873">
        <w:rPr>
          <w:rFonts w:ascii="Times New Roman" w:hAnsi="Times New Roman" w:cs="Times New Roman"/>
        </w:rPr>
        <w:t xml:space="preserve">have </w:t>
      </w:r>
      <w:r>
        <w:rPr>
          <w:rFonts w:ascii="Times New Roman" w:hAnsi="Times New Roman" w:cs="Times New Roman"/>
        </w:rPr>
        <w:t>assert</w:t>
      </w:r>
      <w:r w:rsidR="00D55873">
        <w:rPr>
          <w:rFonts w:ascii="Times New Roman" w:hAnsi="Times New Roman" w:cs="Times New Roman"/>
        </w:rPr>
        <w:t>ed</w:t>
      </w:r>
      <w:r>
        <w:rPr>
          <w:rFonts w:ascii="Times New Roman" w:hAnsi="Times New Roman" w:cs="Times New Roman"/>
        </w:rPr>
        <w:t xml:space="preserve"> that </w:t>
      </w:r>
      <w:proofErr w:type="gramStart"/>
      <w:r w:rsidR="00D55873">
        <w:rPr>
          <w:rFonts w:ascii="Times New Roman" w:hAnsi="Times New Roman" w:cs="Times New Roman"/>
        </w:rPr>
        <w:t>small</w:t>
      </w:r>
      <w:r>
        <w:rPr>
          <w:rFonts w:ascii="Times New Roman" w:hAnsi="Times New Roman" w:cs="Times New Roman"/>
        </w:rPr>
        <w:t xml:space="preserve"> and </w:t>
      </w:r>
      <w:r w:rsidR="00D55873">
        <w:rPr>
          <w:rFonts w:ascii="Times New Roman" w:hAnsi="Times New Roman" w:cs="Times New Roman"/>
        </w:rPr>
        <w:t xml:space="preserve">large </w:t>
      </w:r>
      <w:r>
        <w:rPr>
          <w:rFonts w:ascii="Times New Roman" w:hAnsi="Times New Roman" w:cs="Times New Roman"/>
        </w:rPr>
        <w:t>scale</w:t>
      </w:r>
      <w:proofErr w:type="gramEnd"/>
      <w:r>
        <w:rPr>
          <w:rFonts w:ascii="Times New Roman" w:hAnsi="Times New Roman" w:cs="Times New Roman"/>
        </w:rPr>
        <w:t xml:space="preserve"> climatic patterns are only weakly correlated (</w:t>
      </w:r>
      <w:r w:rsidR="005D5147" w:rsidRPr="00920A71">
        <w:rPr>
          <w:rFonts w:ascii="Times New Roman" w:hAnsi="Times New Roman" w:cs="Times New Roman"/>
        </w:rPr>
        <w:t>Ficetola et al 2018</w:t>
      </w:r>
      <w:r>
        <w:rPr>
          <w:rFonts w:ascii="Times New Roman" w:hAnsi="Times New Roman" w:cs="Times New Roman"/>
        </w:rPr>
        <w:t>)</w:t>
      </w:r>
      <w:r w:rsidR="00D55873">
        <w:rPr>
          <w:rFonts w:ascii="Times New Roman" w:hAnsi="Times New Roman" w:cs="Times New Roman"/>
        </w:rPr>
        <w:t>, making the ecological impact of large scale climate on plethodontids unlikely</w:t>
      </w:r>
      <w:r>
        <w:rPr>
          <w:rFonts w:ascii="Times New Roman" w:hAnsi="Times New Roman" w:cs="Times New Roman"/>
        </w:rPr>
        <w:t xml:space="preserve">. </w:t>
      </w:r>
      <w:r w:rsidR="00D55873">
        <w:rPr>
          <w:rFonts w:ascii="Times New Roman" w:hAnsi="Times New Roman" w:cs="Times New Roman"/>
        </w:rPr>
        <w:t xml:space="preserve">However, this study produced clear and convincing evidence of an ecological response to broad climatic patterns, even </w:t>
      </w:r>
      <w:r>
        <w:rPr>
          <w:rFonts w:ascii="Times New Roman" w:hAnsi="Times New Roman" w:cs="Times New Roman"/>
        </w:rPr>
        <w:t>at a resolution of</w:t>
      </w:r>
      <w:r w:rsidR="00920A71" w:rsidRPr="00920A71">
        <w:rPr>
          <w:rFonts w:ascii="Times New Roman" w:hAnsi="Times New Roman" w:cs="Times New Roman"/>
        </w:rPr>
        <w:t xml:space="preserve"> 2.5 arc minute</w:t>
      </w:r>
      <w:r w:rsidR="00D55873">
        <w:rPr>
          <w:rFonts w:ascii="Times New Roman" w:hAnsi="Times New Roman" w:cs="Times New Roman"/>
        </w:rPr>
        <w:t xml:space="preserve"> (~16 km</w:t>
      </w:r>
      <w:r w:rsidR="00D55873" w:rsidRPr="00D55873">
        <w:rPr>
          <w:rFonts w:ascii="Times New Roman" w:hAnsi="Times New Roman" w:cs="Times New Roman"/>
          <w:vertAlign w:val="superscript"/>
        </w:rPr>
        <w:t>2</w:t>
      </w:r>
      <w:r w:rsidR="00D55873">
        <w:rPr>
          <w:rFonts w:ascii="Times New Roman" w:hAnsi="Times New Roman" w:cs="Times New Roman"/>
          <w:vertAlign w:val="superscript"/>
        </w:rPr>
        <w:t xml:space="preserve"> </w:t>
      </w:r>
      <w:r w:rsidR="00D55873" w:rsidRPr="00D55873">
        <w:rPr>
          <w:rFonts w:ascii="Times New Roman" w:hAnsi="Times New Roman" w:cs="Times New Roman"/>
        </w:rPr>
        <w:t>at</w:t>
      </w:r>
      <w:r w:rsidR="00D55873">
        <w:rPr>
          <w:rFonts w:ascii="Times New Roman" w:hAnsi="Times New Roman" w:cs="Times New Roman"/>
          <w:vertAlign w:val="superscript"/>
        </w:rPr>
        <w:t xml:space="preserve"> </w:t>
      </w:r>
      <w:r w:rsidR="00D55873">
        <w:rPr>
          <w:rFonts w:ascii="Times New Roman" w:hAnsi="Times New Roman" w:cs="Times New Roman"/>
        </w:rPr>
        <w:t>the equator)</w:t>
      </w:r>
      <w:r w:rsidR="001B1D8C">
        <w:rPr>
          <w:rFonts w:ascii="Times New Roman" w:hAnsi="Times New Roman" w:cs="Times New Roman"/>
        </w:rPr>
        <w:t xml:space="preserve"> and larger</w:t>
      </w:r>
      <w:r w:rsidR="00920A71" w:rsidRPr="00920A71">
        <w:rPr>
          <w:rFonts w:ascii="Times New Roman" w:hAnsi="Times New Roman" w:cs="Times New Roman"/>
        </w:rPr>
        <w:t>.</w:t>
      </w:r>
      <w:r w:rsidR="001B1D8C">
        <w:rPr>
          <w:rFonts w:ascii="Times New Roman" w:hAnsi="Times New Roman" w:cs="Times New Roman"/>
        </w:rPr>
        <w:t xml:space="preserve"> Previous studies have investigated niche-related hypotheses using broad climate data at this scale (___), but this is the first to relate climatic patterns to microhabitat use in a potential causal relationship.</w:t>
      </w:r>
      <w:r w:rsidR="00920A71" w:rsidRPr="00920A71">
        <w:rPr>
          <w:rFonts w:ascii="Times New Roman" w:hAnsi="Times New Roman" w:cs="Times New Roman"/>
        </w:rPr>
        <w:t xml:space="preserve"> </w:t>
      </w:r>
      <w:r>
        <w:rPr>
          <w:rFonts w:ascii="Times New Roman" w:hAnsi="Times New Roman" w:cs="Times New Roman"/>
        </w:rPr>
        <w:t xml:space="preserve">This </w:t>
      </w:r>
      <w:r w:rsidR="001B1D8C">
        <w:rPr>
          <w:rFonts w:ascii="Times New Roman" w:hAnsi="Times New Roman" w:cs="Times New Roman"/>
        </w:rPr>
        <w:t>study further highlights the potential implications of</w:t>
      </w:r>
      <w:r>
        <w:rPr>
          <w:rFonts w:ascii="Times New Roman" w:hAnsi="Times New Roman" w:cs="Times New Roman"/>
        </w:rPr>
        <w:t xml:space="preserve"> </w:t>
      </w:r>
      <w:proofErr w:type="gramStart"/>
      <w:r>
        <w:rPr>
          <w:rFonts w:ascii="Times New Roman" w:hAnsi="Times New Roman" w:cs="Times New Roman"/>
        </w:rPr>
        <w:t>large scale</w:t>
      </w:r>
      <w:proofErr w:type="gramEnd"/>
      <w:r>
        <w:rPr>
          <w:rFonts w:ascii="Times New Roman" w:hAnsi="Times New Roman" w:cs="Times New Roman"/>
        </w:rPr>
        <w:t xml:space="preserve"> climatic changes predicted by even the most conservative future climate models</w:t>
      </w:r>
      <w:r w:rsidR="001B1D8C" w:rsidRPr="001B1D8C">
        <w:rPr>
          <w:rFonts w:ascii="Times New Roman" w:hAnsi="Times New Roman" w:cs="Times New Roman"/>
        </w:rPr>
        <w:t xml:space="preserve"> </w:t>
      </w:r>
      <w:r w:rsidR="001B1D8C">
        <w:rPr>
          <w:rFonts w:ascii="Times New Roman" w:hAnsi="Times New Roman" w:cs="Times New Roman"/>
        </w:rPr>
        <w:t xml:space="preserve">for </w:t>
      </w:r>
      <w:commentRangeStart w:id="133"/>
      <w:r w:rsidR="001B1D8C">
        <w:rPr>
          <w:rFonts w:ascii="Times New Roman" w:hAnsi="Times New Roman" w:cs="Times New Roman"/>
        </w:rPr>
        <w:t>plethodontids</w:t>
      </w:r>
      <w:commentRangeEnd w:id="133"/>
      <w:r w:rsidR="00FD05E7">
        <w:rPr>
          <w:rStyle w:val="CommentReference"/>
        </w:rPr>
        <w:commentReference w:id="133"/>
      </w:r>
      <w:r>
        <w:rPr>
          <w:rFonts w:ascii="Times New Roman" w:hAnsi="Times New Roman" w:cs="Times New Roman"/>
        </w:rPr>
        <w:t xml:space="preserve">. </w:t>
      </w:r>
    </w:p>
    <w:p w14:paraId="3762B2E0" w14:textId="77777777" w:rsidR="004942C2" w:rsidRDefault="004942C2" w:rsidP="000843E6">
      <w:pPr>
        <w:ind w:firstLine="720"/>
        <w:rPr>
          <w:rFonts w:ascii="Times New Roman" w:hAnsi="Times New Roman" w:cs="Times New Roman"/>
        </w:rPr>
      </w:pPr>
    </w:p>
    <w:p w14:paraId="793DFABA" w14:textId="4C83DADE" w:rsidR="00920A71" w:rsidRDefault="00920A71" w:rsidP="000843E6">
      <w:pPr>
        <w:ind w:firstLine="720"/>
        <w:rPr>
          <w:rFonts w:ascii="Times New Roman" w:hAnsi="Times New Roman" w:cs="Times New Roman"/>
        </w:rPr>
      </w:pPr>
    </w:p>
    <w:p w14:paraId="79704C10" w14:textId="642304B6" w:rsidR="00632521" w:rsidRDefault="00632521" w:rsidP="000843E6">
      <w:pPr>
        <w:ind w:firstLine="720"/>
        <w:rPr>
          <w:rFonts w:ascii="Times New Roman" w:hAnsi="Times New Roman" w:cs="Times New Roman"/>
        </w:rPr>
      </w:pPr>
    </w:p>
    <w:p w14:paraId="2E78A08C" w14:textId="7E10E34F" w:rsidR="00632521" w:rsidRDefault="00632521" w:rsidP="00632521">
      <w:pPr>
        <w:rPr>
          <w:rFonts w:ascii="Times New Roman" w:hAnsi="Times New Roman" w:cs="Times New Roman"/>
          <w:b/>
        </w:rPr>
      </w:pPr>
      <w:r w:rsidRPr="00632521">
        <w:rPr>
          <w:rFonts w:ascii="Times New Roman" w:hAnsi="Times New Roman" w:cs="Times New Roman"/>
          <w:b/>
        </w:rPr>
        <w:t>Extra notes and deleted phrases</w:t>
      </w:r>
    </w:p>
    <w:p w14:paraId="68ED510C" w14:textId="77777777" w:rsidR="00632521" w:rsidRPr="00632521" w:rsidRDefault="00632521" w:rsidP="00632521">
      <w:pPr>
        <w:rPr>
          <w:rFonts w:ascii="Times New Roman" w:hAnsi="Times New Roman" w:cs="Times New Roman"/>
          <w:b/>
        </w:rPr>
      </w:pPr>
    </w:p>
    <w:p w14:paraId="224878F8" w14:textId="5AD913FB" w:rsidR="005D5147" w:rsidRDefault="005B5709" w:rsidP="005D5147">
      <w:pPr>
        <w:rPr>
          <w:rFonts w:ascii="Times New Roman" w:hAnsi="Times New Roman" w:cs="Times New Roman"/>
        </w:rPr>
      </w:pPr>
      <w:r>
        <w:rPr>
          <w:rFonts w:ascii="Times New Roman" w:hAnsi="Times New Roman" w:cs="Times New Roman"/>
        </w:rPr>
        <w:t>While there are several alternative explanations for these evolutionary dynamics of microhabitat use (e.g. competition, predator-prey dynamics),</w:t>
      </w:r>
    </w:p>
    <w:p w14:paraId="54E05D7F" w14:textId="77777777" w:rsidR="005B5709" w:rsidRDefault="005B5709" w:rsidP="005D5147">
      <w:pPr>
        <w:rPr>
          <w:rFonts w:ascii="Times New Roman" w:hAnsi="Times New Roman" w:cs="Times New Roman"/>
        </w:rPr>
      </w:pPr>
    </w:p>
    <w:p w14:paraId="7FBAB7E4" w14:textId="373B7C25" w:rsidR="005D5147" w:rsidRDefault="005D5147" w:rsidP="005D5147">
      <w:pPr>
        <w:rPr>
          <w:rFonts w:ascii="Times New Roman" w:hAnsi="Times New Roman" w:cs="Times New Roman"/>
        </w:rPr>
      </w:pPr>
      <w:r>
        <w:rPr>
          <w:rFonts w:ascii="Times New Roman" w:hAnsi="Times New Roman" w:cs="Times New Roman"/>
        </w:rPr>
        <w:t xml:space="preserve">Quote from Currie 1991: PET may be interpreted as a measure of integrated, crude, ambient energy. Operationally, it is the amount of water that evaporates from a saturated surface. It depends mainly on the amount of energy available to evaporate water and, to a lesser degree, on the relative humidity. </w:t>
      </w:r>
    </w:p>
    <w:p w14:paraId="392DA3EF" w14:textId="77777777" w:rsidR="005D5147" w:rsidRDefault="005D5147" w:rsidP="005D5147">
      <w:pPr>
        <w:rPr>
          <w:rFonts w:ascii="Times New Roman" w:hAnsi="Times New Roman" w:cs="Times New Roman"/>
        </w:rPr>
      </w:pPr>
      <w:r>
        <w:rPr>
          <w:rFonts w:ascii="Times New Roman" w:hAnsi="Times New Roman" w:cs="Times New Roman"/>
        </w:rPr>
        <w:t>Cite Kozak and Wiens 2010 accelerated rate of climatic niche evolution underlie rapid species diversification</w:t>
      </w:r>
    </w:p>
    <w:p w14:paraId="4C77FDAF" w14:textId="58AC0F85" w:rsidR="005D5147" w:rsidRDefault="005D5147" w:rsidP="005D5147">
      <w:pPr>
        <w:rPr>
          <w:rFonts w:ascii="Times New Roman" w:hAnsi="Times New Roman" w:cs="Times New Roman"/>
        </w:rPr>
      </w:pPr>
    </w:p>
    <w:p w14:paraId="5BDC3B14" w14:textId="09FD1D65" w:rsidR="00D65995" w:rsidRDefault="00D65995" w:rsidP="005D5147">
      <w:pPr>
        <w:rPr>
          <w:rFonts w:ascii="Times New Roman" w:hAnsi="Times New Roman" w:cs="Times New Roman"/>
        </w:rPr>
      </w:pPr>
      <w:r>
        <w:rPr>
          <w:rFonts w:ascii="Times New Roman" w:hAnsi="Times New Roman" w:cs="Times New Roman"/>
        </w:rPr>
        <w:t xml:space="preserve">. Thus, in these scenarios, whether morphological specialization was </w:t>
      </w:r>
      <w:r w:rsidRPr="00D65995">
        <w:rPr>
          <w:rFonts w:ascii="Times New Roman" w:hAnsi="Times New Roman" w:cs="Times New Roman"/>
        </w:rPr>
        <w:t>required</w:t>
      </w:r>
      <w:r>
        <w:rPr>
          <w:rFonts w:ascii="Times New Roman" w:hAnsi="Times New Roman" w:cs="Times New Roman"/>
        </w:rPr>
        <w:t xml:space="preserve"> for or followed a successful colonization of a novel habitat remains unclear.</w:t>
      </w:r>
    </w:p>
    <w:p w14:paraId="4E5D532E" w14:textId="77777777" w:rsidR="00D65995" w:rsidRDefault="00D65995" w:rsidP="005D5147">
      <w:pPr>
        <w:rPr>
          <w:rFonts w:ascii="Times New Roman" w:hAnsi="Times New Roman" w:cs="Times New Roman"/>
        </w:rPr>
      </w:pPr>
    </w:p>
    <w:p w14:paraId="324BFA3E" w14:textId="77777777" w:rsidR="005D5147" w:rsidRDefault="005D5147" w:rsidP="005D5147">
      <w:pPr>
        <w:rPr>
          <w:rFonts w:ascii="Times New Roman" w:hAnsi="Times New Roman" w:cs="Times New Roman"/>
        </w:rPr>
      </w:pPr>
      <w:r>
        <w:rPr>
          <w:rFonts w:ascii="Times New Roman" w:hAnsi="Times New Roman" w:cs="Times New Roman"/>
        </w:rPr>
        <w:t>Specific</w:t>
      </w:r>
    </w:p>
    <w:p w14:paraId="18A0C5BB" w14:textId="77777777" w:rsidR="00920A71" w:rsidRDefault="005D5147" w:rsidP="00920A71">
      <w:pPr>
        <w:pStyle w:val="CommentText"/>
        <w:numPr>
          <w:ilvl w:val="0"/>
          <w:numId w:val="2"/>
        </w:numPr>
        <w:rPr>
          <w:rFonts w:ascii="Times New Roman" w:hAnsi="Times New Roman" w:cs="Times New Roman"/>
          <w:sz w:val="24"/>
          <w:szCs w:val="24"/>
        </w:rPr>
      </w:pPr>
      <w:r w:rsidRPr="00E22522">
        <w:rPr>
          <w:rStyle w:val="CommentReference"/>
          <w:rFonts w:ascii="Times New Roman" w:hAnsi="Times New Roman" w:cs="Times New Roman"/>
          <w:sz w:val="24"/>
          <w:szCs w:val="24"/>
        </w:rPr>
        <w:annotationRef/>
      </w:r>
      <w:r w:rsidRPr="00E22522">
        <w:rPr>
          <w:rFonts w:ascii="Times New Roman" w:hAnsi="Times New Roman" w:cs="Times New Roman"/>
          <w:sz w:val="24"/>
          <w:szCs w:val="24"/>
        </w:rPr>
        <w:t xml:space="preserve">AUC is correlated with the niche breadth (extent/geographic range) and papers say </w:t>
      </w:r>
      <w:proofErr w:type="gramStart"/>
      <w:r w:rsidRPr="00E22522">
        <w:rPr>
          <w:rFonts w:ascii="Times New Roman" w:hAnsi="Times New Roman" w:cs="Times New Roman"/>
          <w:sz w:val="24"/>
          <w:szCs w:val="24"/>
        </w:rPr>
        <w:t>this</w:t>
      </w:r>
      <w:proofErr w:type="gramEnd"/>
      <w:r w:rsidRPr="00E22522">
        <w:rPr>
          <w:rFonts w:ascii="Times New Roman" w:hAnsi="Times New Roman" w:cs="Times New Roman"/>
          <w:sz w:val="24"/>
          <w:szCs w:val="24"/>
        </w:rPr>
        <w:t xml:space="preserve"> and this is why arboreal will always have a higher AUC because breadth and point amount</w:t>
      </w:r>
    </w:p>
    <w:p w14:paraId="0A239C8A" w14:textId="77777777" w:rsidR="00920A71" w:rsidRPr="00920A71" w:rsidRDefault="00313592" w:rsidP="00920A71">
      <w:pPr>
        <w:pStyle w:val="CommentText"/>
        <w:numPr>
          <w:ilvl w:val="0"/>
          <w:numId w:val="2"/>
        </w:numPr>
        <w:rPr>
          <w:rFonts w:ascii="Times New Roman" w:hAnsi="Times New Roman" w:cs="Times New Roman"/>
          <w:sz w:val="24"/>
          <w:szCs w:val="24"/>
        </w:rPr>
      </w:pPr>
      <w:hyperlink r:id="rId13" w:history="1">
        <w:r w:rsidR="00920A71" w:rsidRPr="00F14F92">
          <w:rPr>
            <w:rStyle w:val="Hyperlink"/>
            <w:rFonts w:ascii="Times New Roman" w:hAnsi="Times New Roman" w:cs="Times New Roman"/>
          </w:rPr>
          <w:t>https://onlinelibrary.wiley.com/doi/full/10.1111/ele.12140</w:t>
        </w:r>
      </w:hyperlink>
      <w:r w:rsidR="005D5147" w:rsidRPr="00920A71">
        <w:rPr>
          <w:rFonts w:ascii="Times New Roman" w:hAnsi="Times New Roman" w:cs="Times New Roman"/>
        </w:rPr>
        <w:t xml:space="preserve"> this says that niche breadth is a good predictor of range size</w:t>
      </w:r>
    </w:p>
    <w:p w14:paraId="064FEE34" w14:textId="77777777" w:rsidR="00920A71" w:rsidRPr="00920A71" w:rsidRDefault="00313592" w:rsidP="00920A71">
      <w:pPr>
        <w:pStyle w:val="CommentText"/>
        <w:numPr>
          <w:ilvl w:val="0"/>
          <w:numId w:val="2"/>
        </w:numPr>
        <w:rPr>
          <w:rFonts w:ascii="Times New Roman" w:hAnsi="Times New Roman" w:cs="Times New Roman"/>
          <w:sz w:val="24"/>
          <w:szCs w:val="24"/>
        </w:rPr>
      </w:pPr>
      <w:hyperlink r:id="rId14" w:history="1">
        <w:r w:rsidR="00920A71" w:rsidRPr="00F14F92">
          <w:rPr>
            <w:rStyle w:val="Hyperlink"/>
            <w:rFonts w:ascii="Times New Roman" w:hAnsi="Times New Roman" w:cs="Times New Roman"/>
          </w:rPr>
          <w:t>https://www2.unil.ch/biomapper/Download/Lobo-GloEcoBioGeo-2007.pdf</w:t>
        </w:r>
      </w:hyperlink>
      <w:r w:rsidR="005D5147" w:rsidRPr="00920A71">
        <w:rPr>
          <w:rFonts w:ascii="Times New Roman" w:hAnsi="Times New Roman" w:cs="Times New Roman"/>
        </w:rPr>
        <w:t xml:space="preserve"> this says that the wider the distributional range, the lower the AUC and the less ‘predictable’ it will be</w:t>
      </w:r>
    </w:p>
    <w:p w14:paraId="603AB166" w14:textId="479BFDDB" w:rsidR="005D5147" w:rsidRPr="00920A71" w:rsidRDefault="00313592" w:rsidP="00920A71">
      <w:pPr>
        <w:pStyle w:val="CommentText"/>
        <w:numPr>
          <w:ilvl w:val="0"/>
          <w:numId w:val="2"/>
        </w:numPr>
        <w:rPr>
          <w:rFonts w:ascii="Times New Roman" w:hAnsi="Times New Roman" w:cs="Times New Roman"/>
          <w:sz w:val="24"/>
          <w:szCs w:val="24"/>
        </w:rPr>
      </w:pPr>
      <w:hyperlink r:id="rId15" w:history="1">
        <w:r w:rsidR="0067260D" w:rsidRPr="00F14F92">
          <w:rPr>
            <w:rStyle w:val="Hyperlink"/>
            <w:rFonts w:ascii="Times New Roman" w:hAnsi="Times New Roman" w:cs="Times New Roman"/>
          </w:rPr>
          <w:t>https://www.sciencedirect.com/science/article/pii/S030438000500356X</w:t>
        </w:r>
      </w:hyperlink>
      <w:r w:rsidR="005D5147" w:rsidRPr="00920A71">
        <w:rPr>
          <w:rFonts w:ascii="Times New Roman" w:hAnsi="Times New Roman" w:cs="Times New Roman"/>
        </w:rPr>
        <w:t xml:space="preserve"> this is the best citation that says the greater the extent, the less reliable the AUC and thus AUC should not be used in isolation when this is the case</w:t>
      </w:r>
    </w:p>
    <w:p w14:paraId="14D6F6AB" w14:textId="3C877E5E" w:rsidR="005D5147" w:rsidRPr="007A290E" w:rsidRDefault="0064272A" w:rsidP="007A290E">
      <w:pPr>
        <w:pStyle w:val="ListParagraph"/>
        <w:numPr>
          <w:ilvl w:val="0"/>
          <w:numId w:val="2"/>
        </w:numPr>
        <w:rPr>
          <w:rFonts w:ascii="Times New Roman" w:hAnsi="Times New Roman" w:cs="Times New Roman"/>
        </w:rPr>
      </w:pPr>
      <w:r>
        <w:rPr>
          <w:rFonts w:ascii="Times New Roman" w:hAnsi="Times New Roman" w:cs="Times New Roman"/>
        </w:rPr>
        <w:t xml:space="preserve">Further evidence to implicate broad climatic variation as influential in determining microhabitat use includes the fact that nearly all transitions into and out of arboreal life are observed in the tropical clade, </w:t>
      </w:r>
      <w:proofErr w:type="spellStart"/>
      <w:r>
        <w:rPr>
          <w:rFonts w:ascii="Times New Roman" w:hAnsi="Times New Roman" w:cs="Times New Roman"/>
        </w:rPr>
        <w:t>Bolitoglossini</w:t>
      </w:r>
      <w:proofErr w:type="spellEnd"/>
      <w:r>
        <w:rPr>
          <w:rFonts w:ascii="Times New Roman" w:hAnsi="Times New Roman" w:cs="Times New Roman"/>
        </w:rPr>
        <w:t xml:space="preserve"> (~</w:t>
      </w:r>
      <w:commentRangeStart w:id="134"/>
      <w:r>
        <w:rPr>
          <w:rFonts w:ascii="Times New Roman" w:hAnsi="Times New Roman" w:cs="Times New Roman"/>
        </w:rPr>
        <w:t>50%</w:t>
      </w:r>
      <w:commentRangeEnd w:id="134"/>
      <w:r>
        <w:rPr>
          <w:rStyle w:val="CommentReference"/>
        </w:rPr>
        <w:commentReference w:id="134"/>
      </w:r>
      <w:r>
        <w:rPr>
          <w:rFonts w:ascii="Times New Roman" w:hAnsi="Times New Roman" w:cs="Times New Roman"/>
        </w:rPr>
        <w:t xml:space="preserve"> of Plethodontidae).</w:t>
      </w:r>
    </w:p>
    <w:p w14:paraId="774FF10B" w14:textId="39D8C22E" w:rsidR="005D5147" w:rsidRDefault="005D5147" w:rsidP="004D6E9A">
      <w:pPr>
        <w:pStyle w:val="ListParagraph"/>
        <w:numPr>
          <w:ilvl w:val="0"/>
          <w:numId w:val="2"/>
        </w:numPr>
        <w:rPr>
          <w:rFonts w:ascii="Times New Roman" w:hAnsi="Times New Roman" w:cs="Times New Roman"/>
        </w:rPr>
      </w:pPr>
      <w:r>
        <w:rPr>
          <w:rFonts w:ascii="Times New Roman" w:hAnsi="Times New Roman" w:cs="Times New Roman"/>
        </w:rPr>
        <w:lastRenderedPageBreak/>
        <w:t>AUC scores are somewhat arbitrary. And arboreal will always be much higher than terrestrial because of the nature of the polygon and its breadth (show that it is correlated or cite paper that does so). Also, this is where the # of points come into play and not necessarily because of how aggregated they are because they are all evenly spaced due to the gridding scheme</w:t>
      </w:r>
    </w:p>
    <w:p w14:paraId="5EB4A1F1" w14:textId="26D255ED" w:rsidR="005D5147" w:rsidRDefault="005D5147" w:rsidP="005D5147">
      <w:pPr>
        <w:pStyle w:val="ListParagraph"/>
        <w:numPr>
          <w:ilvl w:val="0"/>
          <w:numId w:val="2"/>
        </w:numPr>
        <w:rPr>
          <w:rFonts w:ascii="Times New Roman" w:hAnsi="Times New Roman" w:cs="Times New Roman"/>
        </w:rPr>
      </w:pPr>
      <w:r>
        <w:rPr>
          <w:rFonts w:ascii="Times New Roman" w:hAnsi="Times New Roman" w:cs="Times New Roman"/>
        </w:rPr>
        <w:t xml:space="preserve">Cool paper found that as spatial scale increased, the importance for physiological tolerance increased at a regional scale and other papers have not tried to discern this in </w:t>
      </w:r>
      <w:proofErr w:type="spellStart"/>
      <w:r>
        <w:rPr>
          <w:rFonts w:ascii="Times New Roman" w:hAnsi="Times New Roman" w:cs="Times New Roman"/>
        </w:rPr>
        <w:t>Plethodons</w:t>
      </w:r>
      <w:proofErr w:type="spellEnd"/>
      <w:r>
        <w:rPr>
          <w:rFonts w:ascii="Times New Roman" w:hAnsi="Times New Roman" w:cs="Times New Roman"/>
        </w:rPr>
        <w:t>, but we have (</w:t>
      </w:r>
      <w:proofErr w:type="spellStart"/>
      <w:r>
        <w:rPr>
          <w:rFonts w:ascii="Times New Roman" w:hAnsi="Times New Roman" w:cs="Times New Roman"/>
        </w:rPr>
        <w:t>Sla</w:t>
      </w:r>
      <w:r w:rsidR="006F55E3">
        <w:rPr>
          <w:rFonts w:ascii="Times New Roman" w:hAnsi="Times New Roman" w:cs="Times New Roman"/>
        </w:rPr>
        <w:t>t</w:t>
      </w:r>
      <w:r>
        <w:rPr>
          <w:rFonts w:ascii="Times New Roman" w:hAnsi="Times New Roman" w:cs="Times New Roman"/>
        </w:rPr>
        <w:t>yer</w:t>
      </w:r>
      <w:proofErr w:type="spellEnd"/>
      <w:r>
        <w:rPr>
          <w:rFonts w:ascii="Times New Roman" w:hAnsi="Times New Roman" w:cs="Times New Roman"/>
        </w:rPr>
        <w:t xml:space="preserve"> 2013)</w:t>
      </w:r>
    </w:p>
    <w:p w14:paraId="7443FF28" w14:textId="77777777" w:rsidR="005D5147" w:rsidRDefault="005D5147" w:rsidP="005D5147">
      <w:pPr>
        <w:rPr>
          <w:rFonts w:ascii="Times New Roman" w:hAnsi="Times New Roman" w:cs="Times New Roman"/>
        </w:rPr>
      </w:pPr>
    </w:p>
    <w:p w14:paraId="6FA08961" w14:textId="77777777" w:rsidR="005D5147" w:rsidRDefault="005D5147" w:rsidP="005D5147">
      <w:pPr>
        <w:rPr>
          <w:rFonts w:ascii="Times New Roman" w:hAnsi="Times New Roman" w:cs="Times New Roman"/>
        </w:rPr>
      </w:pPr>
      <w:r>
        <w:rPr>
          <w:rFonts w:ascii="Times New Roman" w:hAnsi="Times New Roman" w:cs="Times New Roman"/>
        </w:rPr>
        <w:t xml:space="preserve">Future directions </w:t>
      </w:r>
    </w:p>
    <w:p w14:paraId="6A40A6D5" w14:textId="4CF37155" w:rsidR="005D5147" w:rsidRDefault="005D5147" w:rsidP="005D5147">
      <w:pPr>
        <w:rPr>
          <w:rFonts w:ascii="Times New Roman" w:hAnsi="Times New Roman" w:cs="Times New Roman"/>
        </w:rPr>
      </w:pPr>
      <w:r>
        <w:rPr>
          <w:rFonts w:ascii="Times New Roman" w:hAnsi="Times New Roman" w:cs="Times New Roman"/>
        </w:rPr>
        <w:t>- also talk about asking the temperate vs tropical or the two arboreal populations divergence which is interesting</w:t>
      </w:r>
    </w:p>
    <w:p w14:paraId="324FBA4F" w14:textId="5E522654" w:rsidR="00B0582B" w:rsidRDefault="00B0582B" w:rsidP="005D5147">
      <w:pPr>
        <w:rPr>
          <w:rFonts w:ascii="Times New Roman" w:hAnsi="Times New Roman" w:cs="Times New Roman"/>
        </w:rPr>
      </w:pPr>
      <w:r>
        <w:rPr>
          <w:rFonts w:ascii="Times New Roman" w:hAnsi="Times New Roman" w:cs="Times New Roman"/>
        </w:rPr>
        <w:t xml:space="preserve">Several well studied groups exemplify these relationships, including African cichlid fishes with distinct body forms across ecological zones (Albertson and Kocher 2001, Fryer and Iles 1972, </w:t>
      </w:r>
      <w:proofErr w:type="spellStart"/>
      <w:r>
        <w:rPr>
          <w:rFonts w:ascii="Times New Roman" w:hAnsi="Times New Roman" w:cs="Times New Roman"/>
        </w:rPr>
        <w:t>Rüber</w:t>
      </w:r>
      <w:proofErr w:type="spellEnd"/>
      <w:r>
        <w:rPr>
          <w:rFonts w:ascii="Times New Roman" w:hAnsi="Times New Roman" w:cs="Times New Roman"/>
        </w:rPr>
        <w:t xml:space="preserve"> and Adams 2001), </w:t>
      </w:r>
      <w:r w:rsidRPr="0083262D">
        <w:rPr>
          <w:rFonts w:ascii="Times New Roman" w:hAnsi="Times New Roman" w:cs="Times New Roman"/>
          <w:i/>
        </w:rPr>
        <w:t>Anolis</w:t>
      </w:r>
      <w:r>
        <w:rPr>
          <w:rFonts w:ascii="Times New Roman" w:hAnsi="Times New Roman" w:cs="Times New Roman"/>
        </w:rPr>
        <w:t xml:space="preserve"> lizards displaying limb proportions corresponding to preferred vegetative strata (Losos 1992, Losos et al 1998, Mahler et al 2013), and ____(), among others.</w:t>
      </w:r>
    </w:p>
    <w:p w14:paraId="109543FA" w14:textId="495D9108" w:rsidR="00DC7997" w:rsidRDefault="00DC7997" w:rsidP="005D5147">
      <w:pPr>
        <w:rPr>
          <w:rFonts w:ascii="Times New Roman" w:hAnsi="Times New Roman" w:cs="Times New Roman"/>
        </w:rPr>
      </w:pPr>
    </w:p>
    <w:p w14:paraId="622B0A95" w14:textId="77777777" w:rsidR="00DC7997" w:rsidRDefault="00DC7997" w:rsidP="00DC7997">
      <w:pPr>
        <w:ind w:firstLine="720"/>
        <w:rPr>
          <w:rFonts w:ascii="Times New Roman" w:hAnsi="Times New Roman" w:cs="Times New Roman"/>
        </w:rPr>
      </w:pPr>
    </w:p>
    <w:p w14:paraId="2841ECAB" w14:textId="77777777" w:rsidR="00DC7997" w:rsidRDefault="00DC7997" w:rsidP="00DC7997">
      <w:pPr>
        <w:ind w:firstLine="720"/>
        <w:rPr>
          <w:rFonts w:ascii="Times New Roman" w:hAnsi="Times New Roman" w:cs="Times New Roman"/>
        </w:rPr>
      </w:pPr>
    </w:p>
    <w:p w14:paraId="04211D3D" w14:textId="77777777" w:rsidR="00DC7997" w:rsidRDefault="00DC7997" w:rsidP="00DC7997">
      <w:pPr>
        <w:ind w:firstLine="720"/>
        <w:rPr>
          <w:rFonts w:ascii="Times New Roman" w:hAnsi="Times New Roman" w:cs="Times New Roman"/>
        </w:rPr>
      </w:pPr>
      <w:r>
        <w:rPr>
          <w:rFonts w:ascii="Times New Roman" w:hAnsi="Times New Roman" w:cs="Times New Roman"/>
        </w:rPr>
        <w:t xml:space="preserve"> Associations between microhabitat utilization and morphological specializations are often invoked to demonstrate the power of microhabitat-selective pressures on morphological evolution (</w:t>
      </w:r>
      <w:proofErr w:type="spellStart"/>
      <w:r>
        <w:rPr>
          <w:rFonts w:ascii="Times New Roman" w:hAnsi="Times New Roman" w:cs="Times New Roman"/>
        </w:rPr>
        <w:t>Irschick</w:t>
      </w:r>
      <w:proofErr w:type="spellEnd"/>
      <w:r>
        <w:rPr>
          <w:rFonts w:ascii="Times New Roman" w:hAnsi="Times New Roman" w:cs="Times New Roman"/>
        </w:rPr>
        <w:t xml:space="preserve"> et al 2008, </w:t>
      </w:r>
      <w:proofErr w:type="spellStart"/>
      <w:r>
        <w:rPr>
          <w:rFonts w:ascii="Times New Roman" w:hAnsi="Times New Roman" w:cs="Times New Roman"/>
        </w:rPr>
        <w:t>Kaliontzopoulou</w:t>
      </w:r>
      <w:proofErr w:type="spellEnd"/>
      <w:r>
        <w:rPr>
          <w:rFonts w:ascii="Times New Roman" w:hAnsi="Times New Roman" w:cs="Times New Roman"/>
        </w:rPr>
        <w:t xml:space="preserve"> et al 2015, Price et al 2015), but an alternative explanation exists: microhabitats may be inaccessible without the appropriate morphological adaptations. This interpretation flips the causal directionality, thus, macroevolutionary dynamics of microhabitat use are largely unexplainable beyond correlation. To understand which microhabitat types </w:t>
      </w:r>
      <w:proofErr w:type="gramStart"/>
      <w:r>
        <w:rPr>
          <w:rFonts w:ascii="Times New Roman" w:hAnsi="Times New Roman" w:cs="Times New Roman"/>
        </w:rPr>
        <w:t>are  Appropriately</w:t>
      </w:r>
      <w:proofErr w:type="gramEnd"/>
      <w:r>
        <w:rPr>
          <w:rFonts w:ascii="Times New Roman" w:hAnsi="Times New Roman" w:cs="Times New Roman"/>
        </w:rPr>
        <w:t xml:space="preserve"> identifying the causal forces in driving microhabitat transition dynamics requires investigating clades with broad microhabitat diversity </w:t>
      </w:r>
      <w:r w:rsidRPr="00A67DD5">
        <w:rPr>
          <w:rFonts w:ascii="Times New Roman" w:hAnsi="Times New Roman" w:cs="Times New Roman"/>
          <w:i/>
        </w:rPr>
        <w:t>without</w:t>
      </w:r>
      <w:r>
        <w:rPr>
          <w:rFonts w:ascii="Times New Roman" w:hAnsi="Times New Roman" w:cs="Times New Roman"/>
        </w:rPr>
        <w:t xml:space="preserve"> morphological specialization. </w:t>
      </w:r>
    </w:p>
    <w:p w14:paraId="2591B720" w14:textId="77777777" w:rsidR="00DC7997" w:rsidRDefault="00DC7997" w:rsidP="005D5147">
      <w:pPr>
        <w:rPr>
          <w:rFonts w:ascii="Times New Roman" w:hAnsi="Times New Roman" w:cs="Times New Roman"/>
        </w:rPr>
      </w:pPr>
    </w:p>
    <w:p w14:paraId="1C7C8FA4" w14:textId="77777777" w:rsidR="005D5147" w:rsidRDefault="005D5147" w:rsidP="005D5147">
      <w:pPr>
        <w:rPr>
          <w:rFonts w:ascii="Times New Roman" w:hAnsi="Times New Roman" w:cs="Times New Roman"/>
          <w:b/>
        </w:rPr>
      </w:pPr>
    </w:p>
    <w:p w14:paraId="719F419E" w14:textId="264C1AD7" w:rsidR="005D5147" w:rsidRDefault="005D5147" w:rsidP="005D5147">
      <w:pPr>
        <w:rPr>
          <w:rFonts w:ascii="Times New Roman" w:hAnsi="Times New Roman" w:cs="Times New Roman"/>
          <w:b/>
        </w:rPr>
      </w:pPr>
      <w:r w:rsidRPr="00EE7F0A">
        <w:rPr>
          <w:rFonts w:ascii="Times New Roman" w:hAnsi="Times New Roman" w:cs="Times New Roman"/>
          <w:b/>
        </w:rPr>
        <w:t>Literature Cited</w:t>
      </w:r>
    </w:p>
    <w:p w14:paraId="50AE61B4" w14:textId="77777777" w:rsidR="009025A3" w:rsidRDefault="009025A3" w:rsidP="005D5147">
      <w:pPr>
        <w:rPr>
          <w:rFonts w:ascii="Times New Roman" w:hAnsi="Times New Roman" w:cs="Times New Roman"/>
          <w:b/>
        </w:rPr>
      </w:pPr>
    </w:p>
    <w:p w14:paraId="05A54FB3" w14:textId="6606EC43" w:rsidR="005D5147" w:rsidRDefault="009025A3" w:rsidP="005D5147">
      <w:pPr>
        <w:rPr>
          <w:rFonts w:ascii="Times New Roman" w:hAnsi="Times New Roman" w:cs="Times New Roman"/>
        </w:rPr>
      </w:pPr>
      <w:r>
        <w:rPr>
          <w:rFonts w:ascii="Times New Roman" w:hAnsi="Times New Roman" w:cs="Times New Roman"/>
        </w:rPr>
        <w:t xml:space="preserve">Adams and Collyer </w:t>
      </w:r>
      <w:commentRangeStart w:id="135"/>
      <w:r>
        <w:rPr>
          <w:rFonts w:ascii="Times New Roman" w:hAnsi="Times New Roman" w:cs="Times New Roman"/>
        </w:rPr>
        <w:t>2019</w:t>
      </w:r>
      <w:commentRangeEnd w:id="135"/>
      <w:r>
        <w:rPr>
          <w:rStyle w:val="CommentReference"/>
        </w:rPr>
        <w:commentReference w:id="135"/>
      </w:r>
    </w:p>
    <w:p w14:paraId="32A2B024" w14:textId="6B89D02E" w:rsidR="009025A3" w:rsidRDefault="009025A3" w:rsidP="005D5147">
      <w:pPr>
        <w:rPr>
          <w:rFonts w:ascii="Times New Roman" w:hAnsi="Times New Roman" w:cs="Times New Roman"/>
          <w:b/>
        </w:rPr>
      </w:pPr>
      <w:r>
        <w:rPr>
          <w:rFonts w:ascii="Times New Roman" w:hAnsi="Times New Roman" w:cs="Times New Roman"/>
        </w:rPr>
        <w:t xml:space="preserve">Adams and Collyer </w:t>
      </w:r>
      <w:commentRangeStart w:id="136"/>
      <w:r>
        <w:rPr>
          <w:rFonts w:ascii="Times New Roman" w:hAnsi="Times New Roman" w:cs="Times New Roman"/>
        </w:rPr>
        <w:t>2018</w:t>
      </w:r>
      <w:commentRangeEnd w:id="136"/>
      <w:r>
        <w:rPr>
          <w:rStyle w:val="CommentReference"/>
        </w:rPr>
        <w:commentReference w:id="136"/>
      </w:r>
    </w:p>
    <w:p w14:paraId="31EF3EE6" w14:textId="074595ED" w:rsidR="005D5147" w:rsidRPr="00A32511" w:rsidRDefault="005D5147" w:rsidP="005D5147">
      <w:pPr>
        <w:rPr>
          <w:rFonts w:ascii="Times New Roman" w:hAnsi="Times New Roman" w:cs="Times New Roman"/>
        </w:rPr>
      </w:pPr>
      <w:r w:rsidRPr="00A32511">
        <w:rPr>
          <w:rFonts w:ascii="Times New Roman" w:hAnsi="Times New Roman" w:cs="Times New Roman"/>
        </w:rPr>
        <w:t>AmphibiaWeb. 2016. Amphibian specialists.</w:t>
      </w:r>
      <w:r w:rsidR="00BB00E6">
        <w:rPr>
          <w:rFonts w:ascii="Times New Roman" w:hAnsi="Times New Roman" w:cs="Times New Roman"/>
        </w:rPr>
        <w:t xml:space="preserve"> Accessed 9/30/19</w:t>
      </w:r>
    </w:p>
    <w:p w14:paraId="424CD239" w14:textId="77777777" w:rsidR="005D5147" w:rsidRDefault="005D5147" w:rsidP="005D5147">
      <w:pPr>
        <w:rPr>
          <w:rFonts w:ascii="Times New Roman" w:hAnsi="Times New Roman" w:cs="Times New Roman"/>
        </w:rPr>
      </w:pPr>
    </w:p>
    <w:p w14:paraId="1829B84A" w14:textId="221C795A" w:rsidR="005D5147" w:rsidRDefault="005D5147" w:rsidP="005D5147">
      <w:pPr>
        <w:rPr>
          <w:rFonts w:ascii="Times New Roman" w:hAnsi="Times New Roman" w:cs="Times New Roman"/>
        </w:rPr>
      </w:pPr>
      <w:r>
        <w:rPr>
          <w:rFonts w:ascii="Times New Roman" w:hAnsi="Times New Roman" w:cs="Times New Roman"/>
        </w:rPr>
        <w:t>Baken, E.K., and D.C. Adams. 2019. Macroevolution of arboreality in salamanders. Ecology &amp; Evolution.</w:t>
      </w:r>
    </w:p>
    <w:p w14:paraId="6140E40D" w14:textId="77777777" w:rsidR="009025A3" w:rsidRDefault="009025A3" w:rsidP="005D5147">
      <w:pPr>
        <w:rPr>
          <w:rFonts w:ascii="Times New Roman" w:hAnsi="Times New Roman" w:cs="Times New Roman"/>
        </w:rPr>
      </w:pPr>
    </w:p>
    <w:p w14:paraId="3968397A" w14:textId="2CAF6EF8" w:rsidR="009025A3" w:rsidRDefault="009025A3" w:rsidP="005D5147">
      <w:pPr>
        <w:rPr>
          <w:rFonts w:ascii="Times New Roman" w:hAnsi="Times New Roman" w:cs="Times New Roman"/>
        </w:rPr>
      </w:pPr>
      <w:r>
        <w:rPr>
          <w:rFonts w:ascii="Times New Roman" w:hAnsi="Times New Roman" w:cs="Times New Roman"/>
        </w:rPr>
        <w:t xml:space="preserve">Collyer et al. </w:t>
      </w:r>
      <w:commentRangeStart w:id="137"/>
      <w:r>
        <w:rPr>
          <w:rFonts w:ascii="Times New Roman" w:hAnsi="Times New Roman" w:cs="Times New Roman"/>
        </w:rPr>
        <w:t>2015</w:t>
      </w:r>
      <w:commentRangeEnd w:id="137"/>
      <w:r>
        <w:rPr>
          <w:rStyle w:val="CommentReference"/>
        </w:rPr>
        <w:commentReference w:id="137"/>
      </w:r>
    </w:p>
    <w:p w14:paraId="5D5BFAC0" w14:textId="77777777" w:rsidR="009025A3" w:rsidRDefault="009025A3" w:rsidP="009025A3">
      <w:pPr>
        <w:rPr>
          <w:rFonts w:ascii="Times New Roman" w:hAnsi="Times New Roman" w:cs="Times New Roman"/>
        </w:rPr>
      </w:pPr>
    </w:p>
    <w:p w14:paraId="138FB1B9" w14:textId="670C4911" w:rsidR="005D5147" w:rsidRPr="009025A3" w:rsidRDefault="005D5147" w:rsidP="009025A3">
      <w:pPr>
        <w:rPr>
          <w:rFonts w:ascii="Times New Roman" w:hAnsi="Times New Roman" w:cs="Times New Roman"/>
        </w:rPr>
      </w:pPr>
      <w:r w:rsidRPr="009025A3">
        <w:rPr>
          <w:rFonts w:ascii="Times New Roman" w:hAnsi="Times New Roman" w:cs="Times New Roman"/>
        </w:rPr>
        <w:t xml:space="preserve">Collyer, M. L. and D. C. Adams. 2019. RRPP: Linear Model Evaluation with Randomized Residuals in a Permutation </w:t>
      </w:r>
      <w:proofErr w:type="spellStart"/>
      <w:r w:rsidRPr="009025A3">
        <w:rPr>
          <w:rFonts w:ascii="Times New Roman" w:hAnsi="Times New Roman" w:cs="Times New Roman"/>
        </w:rPr>
        <w:t>Procedure.</w:t>
      </w:r>
      <w:hyperlink r:id="rId16" w:history="1">
        <w:r w:rsidRPr="009025A3">
          <w:rPr>
            <w:rFonts w:ascii="Times New Roman" w:hAnsi="Times New Roman" w:cs="Times New Roman"/>
          </w:rPr>
          <w:t>https</w:t>
        </w:r>
        <w:proofErr w:type="spellEnd"/>
        <w:r w:rsidRPr="009025A3">
          <w:rPr>
            <w:rFonts w:ascii="Times New Roman" w:hAnsi="Times New Roman" w:cs="Times New Roman"/>
          </w:rPr>
          <w:t>://CRAN.R-project.org/package=RRPP</w:t>
        </w:r>
      </w:hyperlink>
    </w:p>
    <w:p w14:paraId="3C00CCD4" w14:textId="77777777" w:rsidR="009025A3" w:rsidRDefault="009025A3" w:rsidP="009025A3">
      <w:pPr>
        <w:rPr>
          <w:rFonts w:ascii="Times New Roman" w:hAnsi="Times New Roman" w:cs="Times New Roman"/>
        </w:rPr>
      </w:pPr>
    </w:p>
    <w:p w14:paraId="0AA1BA96" w14:textId="3C203E3F" w:rsidR="005D5147" w:rsidRPr="009025A3" w:rsidRDefault="005D5147" w:rsidP="009025A3">
      <w:pPr>
        <w:rPr>
          <w:rFonts w:ascii="Times New Roman" w:hAnsi="Times New Roman" w:cs="Times New Roman"/>
        </w:rPr>
      </w:pPr>
      <w:r w:rsidRPr="009025A3">
        <w:rPr>
          <w:rFonts w:ascii="Times New Roman" w:hAnsi="Times New Roman" w:cs="Times New Roman"/>
        </w:rPr>
        <w:lastRenderedPageBreak/>
        <w:t>Collyer, M. L. and D. C. Adams. 2018. RRPP: RRPP: An R package for fitting linear models to high‐dimensional data using residual randomization. Methods in Ecology and Evolution. 9(2): 1772-1779. </w:t>
      </w:r>
      <w:hyperlink r:id="rId17" w:history="1">
        <w:r w:rsidRPr="009025A3">
          <w:rPr>
            <w:rFonts w:ascii="Times New Roman" w:hAnsi="Times New Roman" w:cs="Times New Roman"/>
          </w:rPr>
          <w:t>https://besjournals.onlinelibrary.wiley.com/doi/10.1111/2041-210X.13029</w:t>
        </w:r>
      </w:hyperlink>
    </w:p>
    <w:p w14:paraId="030A3E9A" w14:textId="77777777" w:rsidR="009025A3" w:rsidRDefault="009025A3" w:rsidP="005D5147">
      <w:pPr>
        <w:rPr>
          <w:rFonts w:ascii="Times New Roman" w:hAnsi="Times New Roman" w:cs="Times New Roman"/>
        </w:rPr>
      </w:pPr>
    </w:p>
    <w:p w14:paraId="797FBEB1" w14:textId="05BEC7F9" w:rsidR="005D5147" w:rsidRPr="00A32511" w:rsidRDefault="005D5147" w:rsidP="005D5147">
      <w:pPr>
        <w:rPr>
          <w:rFonts w:ascii="Times New Roman" w:hAnsi="Times New Roman" w:cs="Times New Roman"/>
        </w:rPr>
      </w:pPr>
      <w:r w:rsidRPr="00A32511">
        <w:rPr>
          <w:rFonts w:ascii="Times New Roman" w:hAnsi="Times New Roman" w:cs="Times New Roman"/>
        </w:rPr>
        <w:t xml:space="preserve">Hijmans, R.J., S.E. Cameron, J.L. Parra, P.G. Jones, A. Jarvis. 2005. Very </w:t>
      </w:r>
      <w:proofErr w:type="gramStart"/>
      <w:r w:rsidRPr="00A32511">
        <w:rPr>
          <w:rFonts w:ascii="Times New Roman" w:hAnsi="Times New Roman" w:cs="Times New Roman"/>
        </w:rPr>
        <w:t>high resolution</w:t>
      </w:r>
      <w:proofErr w:type="gramEnd"/>
      <w:r w:rsidRPr="00A32511">
        <w:rPr>
          <w:rFonts w:ascii="Times New Roman" w:hAnsi="Times New Roman" w:cs="Times New Roman"/>
        </w:rPr>
        <w:t xml:space="preserve"> interpolated climate surfaces for global land areas</w:t>
      </w:r>
    </w:p>
    <w:p w14:paraId="7C8DCD5C" w14:textId="77777777" w:rsidR="009025A3" w:rsidRDefault="009025A3" w:rsidP="005D5147">
      <w:pPr>
        <w:rPr>
          <w:rFonts w:ascii="Times New Roman" w:hAnsi="Times New Roman" w:cs="Times New Roman"/>
        </w:rPr>
      </w:pPr>
    </w:p>
    <w:p w14:paraId="34C380F7" w14:textId="3B1054B1" w:rsidR="005D5147" w:rsidRPr="00A32511" w:rsidRDefault="005D5147" w:rsidP="005D5147">
      <w:pPr>
        <w:rPr>
          <w:rFonts w:ascii="Times New Roman" w:hAnsi="Times New Roman" w:cs="Times New Roman"/>
        </w:rPr>
      </w:pPr>
      <w:r w:rsidRPr="00A32511">
        <w:rPr>
          <w:rFonts w:ascii="Times New Roman" w:hAnsi="Times New Roman" w:cs="Times New Roman"/>
        </w:rPr>
        <w:t>International Journal of Climatology 25:1965-1978.</w:t>
      </w:r>
    </w:p>
    <w:p w14:paraId="4B375687" w14:textId="77777777" w:rsidR="005D5147" w:rsidRPr="00A32511" w:rsidRDefault="005D5147" w:rsidP="005D5147">
      <w:pPr>
        <w:rPr>
          <w:rFonts w:ascii="Times New Roman" w:hAnsi="Times New Roman" w:cs="Times New Roman"/>
        </w:rPr>
      </w:pPr>
    </w:p>
    <w:p w14:paraId="24FF47DF" w14:textId="77777777" w:rsidR="005D5147" w:rsidRDefault="005D5147" w:rsidP="005D5147">
      <w:pPr>
        <w:rPr>
          <w:rStyle w:val="Hyperlink"/>
          <w:rFonts w:ascii="Times New Roman" w:hAnsi="Times New Roman" w:cs="Times New Roman"/>
        </w:rPr>
      </w:pPr>
      <w:r>
        <w:rPr>
          <w:rFonts w:ascii="Times New Roman" w:hAnsi="Times New Roman" w:cs="Times New Roman"/>
        </w:rPr>
        <w:t xml:space="preserve">IUCN. 2010. </w:t>
      </w:r>
      <w:r>
        <w:rPr>
          <w:rFonts w:ascii="Times New Roman" w:hAnsi="Times New Roman" w:cs="Times New Roman"/>
          <w:i/>
        </w:rPr>
        <w:t>IUCN Red List of Threatened Species Version 2010</w:t>
      </w:r>
      <w:r>
        <w:rPr>
          <w:rFonts w:ascii="Times New Roman" w:hAnsi="Times New Roman" w:cs="Times New Roman"/>
        </w:rPr>
        <w:t xml:space="preserve">. [Database]. Retrieved from: </w:t>
      </w:r>
      <w:hyperlink r:id="rId18" w:history="1">
        <w:r w:rsidRPr="00F862E1">
          <w:rPr>
            <w:rStyle w:val="Hyperlink"/>
            <w:rFonts w:ascii="Times New Roman" w:hAnsi="Times New Roman" w:cs="Times New Roman"/>
          </w:rPr>
          <w:t>www.iucnredlist.org</w:t>
        </w:r>
      </w:hyperlink>
      <w:r>
        <w:rPr>
          <w:rStyle w:val="Hyperlink"/>
          <w:rFonts w:ascii="Times New Roman" w:hAnsi="Times New Roman" w:cs="Times New Roman"/>
        </w:rPr>
        <w:t>.</w:t>
      </w:r>
    </w:p>
    <w:p w14:paraId="7074ECC8" w14:textId="77777777" w:rsidR="005D5147" w:rsidRPr="00910615" w:rsidRDefault="005D5147" w:rsidP="005D5147">
      <w:pPr>
        <w:spacing w:before="100" w:beforeAutospacing="1" w:after="100" w:afterAutospacing="1"/>
        <w:rPr>
          <w:rFonts w:ascii="Times New Roman" w:eastAsia="Times New Roman" w:hAnsi="Times New Roman" w:cs="Times New Roman"/>
        </w:rPr>
      </w:pPr>
      <w:r w:rsidRPr="00E22522">
        <w:rPr>
          <w:rFonts w:ascii="Times New Roman" w:eastAsia="Times New Roman" w:hAnsi="Times New Roman" w:cs="Times New Roman"/>
        </w:rPr>
        <w:t xml:space="preserve">IUCN Standards and Petitions Subcommittee. 2017. Guidelines for Using the IUCN Red List Categories and Criteria. Version 13. Prepared by the Standards and Petitions Subcommittee. Downloadable from </w:t>
      </w:r>
      <w:r w:rsidRPr="00E22522">
        <w:rPr>
          <w:rFonts w:ascii="Times New Roman" w:eastAsia="Times New Roman" w:hAnsi="Times New Roman" w:cs="Times New Roman"/>
          <w:color w:val="0000FF"/>
        </w:rPr>
        <w:t>http://www.iucnredlist.org/documents/RedListGuidelines.pdf</w:t>
      </w:r>
      <w:r w:rsidRPr="00E22522">
        <w:rPr>
          <w:rFonts w:ascii="Times New Roman" w:eastAsia="Times New Roman" w:hAnsi="Times New Roman" w:cs="Times New Roman"/>
        </w:rPr>
        <w:t xml:space="preserve">. </w:t>
      </w:r>
    </w:p>
    <w:p w14:paraId="18268D59" w14:textId="6F3A2907" w:rsidR="00F8033D" w:rsidRDefault="00F8033D" w:rsidP="005D5147">
      <w:pPr>
        <w:rPr>
          <w:rFonts w:ascii="Times New Roman" w:eastAsia="Times New Roman" w:hAnsi="Times New Roman" w:cs="Times New Roman"/>
          <w:color w:val="1C1D1E"/>
          <w:shd w:val="clear" w:color="auto" w:fill="FFFFFF"/>
        </w:rPr>
      </w:pPr>
      <w:r w:rsidRPr="00E22522">
        <w:rPr>
          <w:rFonts w:ascii="Times New Roman" w:eastAsia="Times New Roman" w:hAnsi="Times New Roman" w:cs="Times New Roman"/>
          <w:color w:val="1C1D1E"/>
        </w:rPr>
        <w:t>Kozak, K.</w:t>
      </w:r>
      <w:r>
        <w:rPr>
          <w:rFonts w:ascii="Times New Roman" w:eastAsia="Times New Roman" w:hAnsi="Times New Roman" w:cs="Times New Roman"/>
          <w:color w:val="1C1D1E"/>
        </w:rPr>
        <w:t xml:space="preserve"> </w:t>
      </w:r>
      <w:r w:rsidRPr="00E22522">
        <w:rPr>
          <w:rFonts w:ascii="Times New Roman" w:eastAsia="Times New Roman" w:hAnsi="Times New Roman" w:cs="Times New Roman"/>
          <w:color w:val="1C1D1E"/>
        </w:rPr>
        <w:t>H.</w:t>
      </w:r>
      <w:r>
        <w:rPr>
          <w:rFonts w:ascii="Times New Roman" w:eastAsia="Times New Roman" w:hAnsi="Times New Roman" w:cs="Times New Roman"/>
          <w:color w:val="1C1D1E"/>
        </w:rPr>
        <w:t>,</w:t>
      </w:r>
      <w:r w:rsidRPr="00E22522">
        <w:rPr>
          <w:rFonts w:ascii="Times New Roman" w:eastAsia="Times New Roman" w:hAnsi="Times New Roman" w:cs="Times New Roman"/>
          <w:color w:val="1C1D1E"/>
          <w:shd w:val="clear" w:color="auto" w:fill="FFFFFF"/>
        </w:rPr>
        <w:t> </w:t>
      </w:r>
      <w:r>
        <w:rPr>
          <w:rFonts w:ascii="Times New Roman" w:eastAsia="Times New Roman" w:hAnsi="Times New Roman" w:cs="Times New Roman"/>
          <w:color w:val="1C1D1E"/>
          <w:shd w:val="clear" w:color="auto" w:fill="FFFFFF"/>
        </w:rPr>
        <w:t>and</w:t>
      </w:r>
      <w:r w:rsidRPr="00E22522">
        <w:rPr>
          <w:rFonts w:ascii="Times New Roman" w:eastAsia="Times New Roman" w:hAnsi="Times New Roman" w:cs="Times New Roman"/>
          <w:color w:val="1C1D1E"/>
          <w:shd w:val="clear" w:color="auto" w:fill="FFFFFF"/>
        </w:rPr>
        <w:t> </w:t>
      </w:r>
      <w:r>
        <w:rPr>
          <w:rFonts w:ascii="Times New Roman" w:eastAsia="Times New Roman" w:hAnsi="Times New Roman" w:cs="Times New Roman"/>
          <w:color w:val="1C1D1E"/>
          <w:shd w:val="clear" w:color="auto" w:fill="FFFFFF"/>
        </w:rPr>
        <w:t>J. J.</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Wiens, J.</w:t>
      </w:r>
      <w:r>
        <w:rPr>
          <w:rFonts w:ascii="Times New Roman" w:eastAsia="Times New Roman" w:hAnsi="Times New Roman" w:cs="Times New Roman"/>
          <w:color w:val="1C1D1E"/>
        </w:rPr>
        <w:t xml:space="preserve"> </w:t>
      </w:r>
      <w:r w:rsidRPr="00E22522">
        <w:rPr>
          <w:rFonts w:ascii="Times New Roman" w:eastAsia="Times New Roman" w:hAnsi="Times New Roman" w:cs="Times New Roman"/>
          <w:color w:val="1C1D1E"/>
        </w:rPr>
        <w:t>J.</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20</w:t>
      </w:r>
      <w:r>
        <w:rPr>
          <w:rFonts w:ascii="Times New Roman" w:eastAsia="Times New Roman" w:hAnsi="Times New Roman" w:cs="Times New Roman"/>
          <w:color w:val="1C1D1E"/>
        </w:rPr>
        <w:t>06. Does niche conservatism promote speciation? A case study in North American Salamanders. Evolution 60(12):26</w:t>
      </w:r>
      <w:r w:rsidR="00471675">
        <w:rPr>
          <w:rFonts w:ascii="Times New Roman" w:eastAsia="Times New Roman" w:hAnsi="Times New Roman" w:cs="Times New Roman"/>
          <w:color w:val="1C1D1E"/>
        </w:rPr>
        <w:t>06-2621.</w:t>
      </w:r>
      <w:r w:rsidRPr="00E22522">
        <w:rPr>
          <w:rFonts w:ascii="Times New Roman" w:eastAsia="Times New Roman" w:hAnsi="Times New Roman" w:cs="Times New Roman"/>
          <w:color w:val="1C1D1E"/>
          <w:shd w:val="clear" w:color="auto" w:fill="FFFFFF"/>
        </w:rPr>
        <w:t> </w:t>
      </w:r>
    </w:p>
    <w:p w14:paraId="726B78D0" w14:textId="77777777" w:rsidR="00F8033D" w:rsidRDefault="00F8033D" w:rsidP="005D5147">
      <w:pPr>
        <w:rPr>
          <w:rFonts w:ascii="Times New Roman" w:eastAsia="Times New Roman" w:hAnsi="Times New Roman" w:cs="Times New Roman"/>
          <w:color w:val="1C1D1E"/>
          <w:shd w:val="clear" w:color="auto" w:fill="FFFFFF"/>
        </w:rPr>
      </w:pPr>
    </w:p>
    <w:p w14:paraId="50ACAC64" w14:textId="3E9C876F" w:rsidR="005D5147" w:rsidRPr="00DC198B" w:rsidRDefault="005D5147" w:rsidP="005D5147">
      <w:pPr>
        <w:rPr>
          <w:rFonts w:ascii="Times New Roman" w:eastAsia="Times New Roman" w:hAnsi="Times New Roman" w:cs="Times New Roman"/>
        </w:rPr>
      </w:pPr>
      <w:r w:rsidRPr="00E22522">
        <w:rPr>
          <w:rFonts w:ascii="Times New Roman" w:eastAsia="Times New Roman" w:hAnsi="Times New Roman" w:cs="Times New Roman"/>
          <w:color w:val="1C1D1E"/>
        </w:rPr>
        <w:t>Kozak, K.</w:t>
      </w:r>
      <w:r w:rsidR="00F8033D">
        <w:rPr>
          <w:rFonts w:ascii="Times New Roman" w:eastAsia="Times New Roman" w:hAnsi="Times New Roman" w:cs="Times New Roman"/>
          <w:color w:val="1C1D1E"/>
        </w:rPr>
        <w:t xml:space="preserve"> </w:t>
      </w:r>
      <w:r w:rsidRPr="00E22522">
        <w:rPr>
          <w:rFonts w:ascii="Times New Roman" w:eastAsia="Times New Roman" w:hAnsi="Times New Roman" w:cs="Times New Roman"/>
          <w:color w:val="1C1D1E"/>
        </w:rPr>
        <w:t>H.</w:t>
      </w:r>
      <w:r w:rsidR="00F8033D">
        <w:rPr>
          <w:rFonts w:ascii="Times New Roman" w:eastAsia="Times New Roman" w:hAnsi="Times New Roman" w:cs="Times New Roman"/>
          <w:color w:val="1C1D1E"/>
        </w:rPr>
        <w:t>,</w:t>
      </w:r>
      <w:r w:rsidRPr="00E22522">
        <w:rPr>
          <w:rFonts w:ascii="Times New Roman" w:eastAsia="Times New Roman" w:hAnsi="Times New Roman" w:cs="Times New Roman"/>
          <w:color w:val="1C1D1E"/>
          <w:shd w:val="clear" w:color="auto" w:fill="FFFFFF"/>
        </w:rPr>
        <w:t> </w:t>
      </w:r>
      <w:r w:rsidR="00F8033D">
        <w:rPr>
          <w:rFonts w:ascii="Times New Roman" w:eastAsia="Times New Roman" w:hAnsi="Times New Roman" w:cs="Times New Roman"/>
          <w:color w:val="1C1D1E"/>
          <w:shd w:val="clear" w:color="auto" w:fill="FFFFFF"/>
        </w:rPr>
        <w:t>and</w:t>
      </w:r>
      <w:r w:rsidRPr="00E22522">
        <w:rPr>
          <w:rFonts w:ascii="Times New Roman" w:eastAsia="Times New Roman" w:hAnsi="Times New Roman" w:cs="Times New Roman"/>
          <w:color w:val="1C1D1E"/>
          <w:shd w:val="clear" w:color="auto" w:fill="FFFFFF"/>
        </w:rPr>
        <w:t> </w:t>
      </w:r>
      <w:r w:rsidR="00F8033D">
        <w:rPr>
          <w:rFonts w:ascii="Times New Roman" w:eastAsia="Times New Roman" w:hAnsi="Times New Roman" w:cs="Times New Roman"/>
          <w:color w:val="1C1D1E"/>
          <w:shd w:val="clear" w:color="auto" w:fill="FFFFFF"/>
        </w:rPr>
        <w:t>J. J.</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Wiens, J.</w:t>
      </w:r>
      <w:r w:rsidR="00F8033D">
        <w:rPr>
          <w:rFonts w:ascii="Times New Roman" w:eastAsia="Times New Roman" w:hAnsi="Times New Roman" w:cs="Times New Roman"/>
          <w:color w:val="1C1D1E"/>
        </w:rPr>
        <w:t xml:space="preserve"> </w:t>
      </w:r>
      <w:r w:rsidRPr="00E22522">
        <w:rPr>
          <w:rFonts w:ascii="Times New Roman" w:eastAsia="Times New Roman" w:hAnsi="Times New Roman" w:cs="Times New Roman"/>
          <w:color w:val="1C1D1E"/>
        </w:rPr>
        <w:t>J.</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2010</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Accelerated rates of climatic‐niche evolution underlie rapid species diversification</w:t>
      </w:r>
      <w:r w:rsidRPr="00E22522">
        <w:rPr>
          <w:rFonts w:ascii="Times New Roman" w:eastAsia="Times New Roman" w:hAnsi="Times New Roman" w:cs="Times New Roman"/>
          <w:color w:val="1C1D1E"/>
          <w:shd w:val="clear" w:color="auto" w:fill="FFFFFF"/>
        </w:rPr>
        <w:t>. </w:t>
      </w:r>
      <w:r w:rsidR="00F8033D" w:rsidRPr="00F8033D">
        <w:rPr>
          <w:rFonts w:ascii="Times New Roman" w:eastAsia="Times New Roman" w:hAnsi="Times New Roman" w:cs="Times New Roman"/>
          <w:iCs/>
          <w:color w:val="1C1D1E"/>
        </w:rPr>
        <w:t>Ecology Letters</w:t>
      </w:r>
      <w:r w:rsidR="00F8033D" w:rsidRPr="00F8033D">
        <w:rPr>
          <w:rFonts w:ascii="Times New Roman" w:eastAsia="Times New Roman" w:hAnsi="Times New Roman" w:cs="Times New Roman"/>
          <w:color w:val="1C1D1E"/>
          <w:shd w:val="clear" w:color="auto" w:fill="FFFFFF"/>
        </w:rPr>
        <w:t xml:space="preserve"> </w:t>
      </w:r>
      <w:r w:rsidRPr="00F8033D">
        <w:rPr>
          <w:rFonts w:ascii="Times New Roman" w:eastAsia="Times New Roman" w:hAnsi="Times New Roman" w:cs="Times New Roman"/>
          <w:bCs/>
          <w:color w:val="1C1D1E"/>
        </w:rPr>
        <w:t>13</w:t>
      </w:r>
      <w:r w:rsidR="00F8033D" w:rsidRPr="00F8033D">
        <w:rPr>
          <w:rFonts w:ascii="Times New Roman" w:eastAsia="Times New Roman" w:hAnsi="Times New Roman" w:cs="Times New Roman"/>
          <w:color w:val="1C1D1E"/>
          <w:shd w:val="clear" w:color="auto" w:fill="FFFFFF"/>
        </w:rPr>
        <w:t>:</w:t>
      </w:r>
      <w:r w:rsidRPr="00F8033D">
        <w:rPr>
          <w:rFonts w:ascii="Times New Roman" w:eastAsia="Times New Roman" w:hAnsi="Times New Roman" w:cs="Times New Roman"/>
          <w:color w:val="1C1D1E"/>
        </w:rPr>
        <w:t>1378</w:t>
      </w:r>
      <w:r w:rsidR="00F8033D" w:rsidRPr="00F8033D">
        <w:rPr>
          <w:rFonts w:ascii="Times New Roman" w:eastAsia="Times New Roman" w:hAnsi="Times New Roman" w:cs="Times New Roman"/>
          <w:color w:val="1C1D1E"/>
          <w:shd w:val="clear" w:color="auto" w:fill="FFFFFF"/>
        </w:rPr>
        <w:t>-</w:t>
      </w:r>
      <w:r w:rsidRPr="00F8033D">
        <w:rPr>
          <w:rFonts w:ascii="Times New Roman" w:eastAsia="Times New Roman" w:hAnsi="Times New Roman" w:cs="Times New Roman"/>
          <w:color w:val="1C1D1E"/>
        </w:rPr>
        <w:t>1389</w:t>
      </w:r>
      <w:r w:rsidRPr="00E22522">
        <w:rPr>
          <w:rFonts w:ascii="Times New Roman" w:eastAsia="Times New Roman" w:hAnsi="Times New Roman" w:cs="Times New Roman"/>
          <w:color w:val="1C1D1E"/>
          <w:shd w:val="clear" w:color="auto" w:fill="FFFFFF"/>
        </w:rPr>
        <w:t>.</w:t>
      </w:r>
    </w:p>
    <w:p w14:paraId="357E5DF8" w14:textId="77777777" w:rsidR="009025A3" w:rsidRDefault="009025A3" w:rsidP="005D5147">
      <w:pPr>
        <w:rPr>
          <w:rFonts w:ascii="Times New Roman" w:hAnsi="Times New Roman" w:cs="Times New Roman"/>
        </w:rPr>
      </w:pPr>
    </w:p>
    <w:p w14:paraId="0B5E5C5C" w14:textId="69A13C5A" w:rsidR="005D5147" w:rsidRDefault="009025A3" w:rsidP="005D5147">
      <w:pPr>
        <w:rPr>
          <w:rFonts w:ascii="Times New Roman" w:hAnsi="Times New Roman" w:cs="Times New Roman"/>
        </w:rPr>
      </w:pPr>
      <w:r>
        <w:rPr>
          <w:rFonts w:ascii="Times New Roman" w:hAnsi="Times New Roman" w:cs="Times New Roman"/>
        </w:rPr>
        <w:t>Legendre</w:t>
      </w:r>
      <w:r w:rsidR="00471675">
        <w:rPr>
          <w:rFonts w:ascii="Times New Roman" w:hAnsi="Times New Roman" w:cs="Times New Roman"/>
        </w:rPr>
        <w:t xml:space="preserve">, P., and L. Legendre. </w:t>
      </w:r>
      <w:r>
        <w:rPr>
          <w:rFonts w:ascii="Times New Roman" w:hAnsi="Times New Roman" w:cs="Times New Roman"/>
        </w:rPr>
        <w:t>2012</w:t>
      </w:r>
      <w:r w:rsidR="00471675">
        <w:rPr>
          <w:rFonts w:ascii="Times New Roman" w:hAnsi="Times New Roman" w:cs="Times New Roman"/>
        </w:rPr>
        <w:t xml:space="preserve">. </w:t>
      </w:r>
      <w:r w:rsidR="00471675" w:rsidRPr="00471675">
        <w:rPr>
          <w:rFonts w:ascii="Times New Roman" w:hAnsi="Times New Roman" w:cs="Times New Roman"/>
          <w:i/>
        </w:rPr>
        <w:t>Numerical Ecology</w:t>
      </w:r>
      <w:r w:rsidR="00471675">
        <w:rPr>
          <w:rFonts w:ascii="Times New Roman" w:hAnsi="Times New Roman" w:cs="Times New Roman"/>
        </w:rPr>
        <w:t>. Amsterdam: Elsevier.</w:t>
      </w:r>
    </w:p>
    <w:p w14:paraId="3E09FBB4" w14:textId="77777777" w:rsidR="005D5147" w:rsidRDefault="005D5147" w:rsidP="005D5147">
      <w:pPr>
        <w:rPr>
          <w:rFonts w:ascii="Times New Roman" w:hAnsi="Times New Roman" w:cs="Times New Roman"/>
        </w:rPr>
      </w:pPr>
    </w:p>
    <w:p w14:paraId="200A10C5" w14:textId="77777777" w:rsidR="005D5147" w:rsidRDefault="005D5147" w:rsidP="005D5147">
      <w:pPr>
        <w:rPr>
          <w:rFonts w:ascii="Times New Roman" w:hAnsi="Times New Roman" w:cs="Times New Roman"/>
        </w:rPr>
      </w:pPr>
      <w:r>
        <w:rPr>
          <w:rFonts w:ascii="Times New Roman" w:hAnsi="Times New Roman" w:cs="Times New Roman"/>
        </w:rPr>
        <w:t>Machado-Machado, EA. 2012. Empirical mapping of suitability to dengue fever in Mexico using species distribution modeling. Applied Geography 33:82-93.</w:t>
      </w:r>
    </w:p>
    <w:p w14:paraId="3D320A04" w14:textId="77777777" w:rsidR="005D5147" w:rsidRPr="00A32511" w:rsidRDefault="005D5147" w:rsidP="005D5147">
      <w:pPr>
        <w:rPr>
          <w:rFonts w:ascii="Times New Roman" w:hAnsi="Times New Roman" w:cs="Times New Roman"/>
        </w:rPr>
      </w:pPr>
    </w:p>
    <w:p w14:paraId="43B71AFD" w14:textId="77777777" w:rsidR="005D5147" w:rsidRPr="00A32511" w:rsidRDefault="005D5147" w:rsidP="005D5147">
      <w:pPr>
        <w:rPr>
          <w:rFonts w:ascii="Times New Roman" w:hAnsi="Times New Roman" w:cs="Times New Roman"/>
        </w:rPr>
      </w:pPr>
      <w:r w:rsidRPr="00A32511">
        <w:rPr>
          <w:rFonts w:ascii="Times New Roman" w:hAnsi="Times New Roman" w:cs="Times New Roman"/>
        </w:rPr>
        <w:t>Peterson, AT, and Y. Nakazawa. 2008. Environmental data sets matter in ecological niche modelling: an example with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invicta</w:t>
      </w:r>
      <w:proofErr w:type="spellEnd"/>
      <w:r w:rsidRPr="00A32511">
        <w:rPr>
          <w:rFonts w:ascii="Times New Roman" w:hAnsi="Times New Roman" w:cs="Times New Roman"/>
        </w:rPr>
        <w:t> and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richteri</w:t>
      </w:r>
      <w:proofErr w:type="spellEnd"/>
    </w:p>
    <w:p w14:paraId="62932616" w14:textId="77777777" w:rsidR="005D5147" w:rsidRDefault="005D5147" w:rsidP="005D5147">
      <w:pPr>
        <w:rPr>
          <w:rFonts w:ascii="Times New Roman" w:hAnsi="Times New Roman" w:cs="Times New Roman"/>
        </w:rPr>
      </w:pPr>
      <w:r w:rsidRPr="00A32511">
        <w:rPr>
          <w:rFonts w:ascii="Times New Roman" w:hAnsi="Times New Roman" w:cs="Times New Roman"/>
        </w:rPr>
        <w:t>Global Ecol. Biogeogr. 17:135-144.</w:t>
      </w:r>
    </w:p>
    <w:p w14:paraId="42291373" w14:textId="77777777" w:rsidR="005D5147" w:rsidRDefault="005D5147" w:rsidP="005D5147">
      <w:pPr>
        <w:rPr>
          <w:rFonts w:ascii="Times New Roman" w:hAnsi="Times New Roman" w:cs="Times New Roman"/>
        </w:rPr>
      </w:pPr>
    </w:p>
    <w:p w14:paraId="3CDC0D7A" w14:textId="77777777" w:rsidR="005D5147" w:rsidRPr="00A32511" w:rsidRDefault="005D5147" w:rsidP="005D5147">
      <w:pPr>
        <w:rPr>
          <w:rFonts w:ascii="Times New Roman" w:hAnsi="Times New Roman" w:cs="Times New Roman"/>
        </w:rPr>
      </w:pPr>
      <w:r w:rsidRPr="0066434A">
        <w:rPr>
          <w:rFonts w:ascii="Times New Roman" w:hAnsi="Times New Roman" w:cs="Times New Roman"/>
        </w:rPr>
        <w:t>R Core Team</w:t>
      </w:r>
      <w:r>
        <w:rPr>
          <w:rFonts w:ascii="Times New Roman" w:hAnsi="Times New Roman" w:cs="Times New Roman"/>
        </w:rPr>
        <w:t xml:space="preserve">. </w:t>
      </w:r>
      <w:r w:rsidRPr="0066434A">
        <w:rPr>
          <w:rFonts w:ascii="Times New Roman" w:hAnsi="Times New Roman" w:cs="Times New Roman"/>
        </w:rPr>
        <w:t>2019. R: A language and environment for statistical computing. R Foundation for</w:t>
      </w:r>
      <w:r>
        <w:rPr>
          <w:rFonts w:ascii="Times New Roman" w:hAnsi="Times New Roman" w:cs="Times New Roman"/>
        </w:rPr>
        <w:t xml:space="preserve"> </w:t>
      </w:r>
      <w:r w:rsidRPr="0066434A">
        <w:rPr>
          <w:rFonts w:ascii="Times New Roman" w:hAnsi="Times New Roman" w:cs="Times New Roman"/>
        </w:rPr>
        <w:t>Statistical Computing, Vienna, Austria. URL https://www.R-project.org/.</w:t>
      </w:r>
    </w:p>
    <w:p w14:paraId="60FDCDF8" w14:textId="77777777" w:rsidR="005D5147" w:rsidRDefault="005D5147" w:rsidP="005D5147">
      <w:pPr>
        <w:rPr>
          <w:rFonts w:ascii="Times New Roman" w:hAnsi="Times New Roman" w:cs="Times New Roman"/>
        </w:rPr>
      </w:pPr>
    </w:p>
    <w:p w14:paraId="03D39C55" w14:textId="77777777" w:rsidR="005D5147" w:rsidRDefault="005D5147" w:rsidP="005D5147">
      <w:pPr>
        <w:rPr>
          <w:rFonts w:ascii="Times New Roman" w:eastAsia="Times New Roman" w:hAnsi="Times New Roman" w:cs="Times New Roman"/>
        </w:rPr>
      </w:pPr>
      <w:proofErr w:type="spellStart"/>
      <w:r>
        <w:rPr>
          <w:rFonts w:ascii="Times New Roman" w:hAnsi="Times New Roman" w:cs="Times New Roman"/>
        </w:rPr>
        <w:t>Swets</w:t>
      </w:r>
      <w:proofErr w:type="spellEnd"/>
      <w:r>
        <w:rPr>
          <w:rFonts w:ascii="Times New Roman" w:hAnsi="Times New Roman" w:cs="Times New Roman"/>
        </w:rPr>
        <w:t xml:space="preserve">, JA. </w:t>
      </w:r>
      <w:r w:rsidRPr="00B82ED5">
        <w:rPr>
          <w:rFonts w:ascii="Times New Roman" w:eastAsia="Times New Roman" w:hAnsi="Times New Roman" w:cs="Times New Roman"/>
        </w:rPr>
        <w:t xml:space="preserve">Measuring the accuracy of diagnostic systems. </w:t>
      </w:r>
      <w:r w:rsidRPr="00B82ED5">
        <w:rPr>
          <w:rFonts w:ascii="Times New Roman" w:eastAsia="Times New Roman" w:hAnsi="Times New Roman" w:cs="Times New Roman"/>
          <w:i/>
          <w:iCs/>
        </w:rPr>
        <w:t>Science</w:t>
      </w:r>
      <w:r w:rsidRPr="00B82ED5">
        <w:rPr>
          <w:rFonts w:ascii="Times New Roman" w:eastAsia="Times New Roman" w:hAnsi="Times New Roman" w:cs="Times New Roman"/>
        </w:rPr>
        <w:t xml:space="preserve">, </w:t>
      </w:r>
      <w:r w:rsidRPr="00B82ED5">
        <w:rPr>
          <w:rFonts w:ascii="Times New Roman" w:eastAsia="Times New Roman" w:hAnsi="Times New Roman" w:cs="Times New Roman"/>
          <w:i/>
          <w:iCs/>
        </w:rPr>
        <w:t>240</w:t>
      </w:r>
      <w:r w:rsidRPr="00B82ED5">
        <w:rPr>
          <w:rFonts w:ascii="Times New Roman" w:eastAsia="Times New Roman" w:hAnsi="Times New Roman" w:cs="Times New Roman"/>
        </w:rPr>
        <w:t>, 1285–1293.</w:t>
      </w:r>
    </w:p>
    <w:p w14:paraId="6821184E" w14:textId="77777777" w:rsidR="005D5147" w:rsidRPr="00A32511" w:rsidRDefault="005D5147" w:rsidP="005D5147">
      <w:pPr>
        <w:rPr>
          <w:rFonts w:ascii="Times New Roman" w:hAnsi="Times New Roman" w:cs="Times New Roman"/>
        </w:rPr>
      </w:pPr>
    </w:p>
    <w:p w14:paraId="58AE67B6" w14:textId="77777777" w:rsidR="005D5147" w:rsidRPr="002301D8" w:rsidRDefault="005D5147" w:rsidP="005D5147">
      <w:pPr>
        <w:rPr>
          <w:rFonts w:ascii="Times New Roman" w:hAnsi="Times New Roman" w:cs="Times New Roman"/>
        </w:rPr>
      </w:pPr>
      <w:r w:rsidRPr="002301D8">
        <w:rPr>
          <w:rFonts w:ascii="Times New Roman" w:hAnsi="Times New Roman" w:cs="Times New Roman"/>
        </w:rPr>
        <w:t xml:space="preserve">Title, P. O. and </w:t>
      </w:r>
      <w:proofErr w:type="spellStart"/>
      <w:r w:rsidRPr="002301D8">
        <w:rPr>
          <w:rFonts w:ascii="Times New Roman" w:hAnsi="Times New Roman" w:cs="Times New Roman"/>
        </w:rPr>
        <w:t>Bemmels</w:t>
      </w:r>
      <w:proofErr w:type="spellEnd"/>
      <w:r w:rsidRPr="002301D8">
        <w:rPr>
          <w:rFonts w:ascii="Times New Roman" w:hAnsi="Times New Roman" w:cs="Times New Roman"/>
        </w:rPr>
        <w:t>, J. B. 2018</w:t>
      </w:r>
      <w:r>
        <w:rPr>
          <w:rFonts w:ascii="Times New Roman" w:hAnsi="Times New Roman" w:cs="Times New Roman"/>
        </w:rPr>
        <w:t xml:space="preserve">. </w:t>
      </w:r>
      <w:r w:rsidRPr="002301D8">
        <w:rPr>
          <w:rFonts w:ascii="Times New Roman" w:hAnsi="Times New Roman" w:cs="Times New Roman"/>
        </w:rPr>
        <w:t xml:space="preserve">ENVIREM: an expanded set of bioclimatic and topographic variables increases flexibility and improves performance of ecological niche modeling. </w:t>
      </w:r>
      <w:proofErr w:type="spellStart"/>
      <w:r w:rsidRPr="002301D8">
        <w:rPr>
          <w:rFonts w:ascii="Times New Roman" w:hAnsi="Times New Roman" w:cs="Times New Roman"/>
        </w:rPr>
        <w:t>Ecography</w:t>
      </w:r>
      <w:proofErr w:type="spellEnd"/>
      <w:r w:rsidRPr="002301D8">
        <w:rPr>
          <w:rFonts w:ascii="Times New Roman" w:hAnsi="Times New Roman" w:cs="Times New Roman"/>
        </w:rPr>
        <w:t xml:space="preserve">, 41: 291-307. </w:t>
      </w:r>
    </w:p>
    <w:sectPr w:rsidR="005D5147" w:rsidRPr="002301D8" w:rsidSect="00D132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ellenthin, Lauren" w:date="2019-10-07T10:03:00Z" w:initials="ML">
    <w:p w14:paraId="305E7E72" w14:textId="2C629889" w:rsidR="002D2222" w:rsidRDefault="002D2222">
      <w:pPr>
        <w:pStyle w:val="CommentText"/>
      </w:pPr>
      <w:r>
        <w:rPr>
          <w:rStyle w:val="CommentReference"/>
        </w:rPr>
        <w:annotationRef/>
      </w:r>
      <w:r>
        <w:t>Run on sentence I know but the idea is there</w:t>
      </w:r>
    </w:p>
  </w:comment>
  <w:comment w:id="65" w:author="Erica Baken" w:date="2019-10-04T13:50:00Z" w:initials="EKB">
    <w:p w14:paraId="6673163B" w14:textId="16F2B987" w:rsidR="00E23A9A" w:rsidRDefault="00E23A9A">
      <w:pPr>
        <w:pStyle w:val="CommentText"/>
      </w:pPr>
      <w:r>
        <w:rPr>
          <w:rStyle w:val="CommentReference"/>
        </w:rPr>
        <w:annotationRef/>
      </w:r>
      <w:r>
        <w:t>Lauren: I’m not overly happy with this pitch. I need some time and some external input to solidify exactly what I’d like this argument to be.</w:t>
      </w:r>
      <w:r w:rsidRPr="00A0101E">
        <w:t xml:space="preserve"> </w:t>
      </w:r>
      <w:r>
        <w:t>Please try writing an alternative introductory paragraph that would set up this paper in a slightly different light.</w:t>
      </w:r>
    </w:p>
  </w:comment>
  <w:comment w:id="86" w:author="Mellenthin, Lauren" w:date="2019-10-07T10:07:00Z" w:initials="ML">
    <w:p w14:paraId="45397765" w14:textId="5900E8C1" w:rsidR="002D2222" w:rsidRDefault="002D2222">
      <w:pPr>
        <w:pStyle w:val="CommentText"/>
      </w:pPr>
      <w:r>
        <w:rPr>
          <w:rStyle w:val="CommentReference"/>
        </w:rPr>
        <w:annotationRef/>
      </w:r>
      <w:r>
        <w:t>This is a really strong argument! I am convinced lol good hook</w:t>
      </w:r>
    </w:p>
  </w:comment>
  <w:comment w:id="90" w:author="Mellenthin, Lauren" w:date="2019-10-07T10:12:00Z" w:initials="ML">
    <w:p w14:paraId="786D20E5" w14:textId="26F0202F" w:rsidR="001D4B89" w:rsidRDefault="001D4B89">
      <w:pPr>
        <w:pStyle w:val="CommentText"/>
      </w:pPr>
      <w:r>
        <w:rPr>
          <w:rStyle w:val="CommentReference"/>
        </w:rPr>
        <w:annotationRef/>
      </w:r>
      <w:r>
        <w:t>We also did that correlation test and ruled out which variables might be correlated with each other and picked one. This is what a lot of other maxent papers do and it is good that we did it. Does this belong in this section?</w:t>
      </w:r>
    </w:p>
  </w:comment>
  <w:comment w:id="95" w:author="Erica Baken" w:date="2019-09-09T15:11:00Z" w:initials="EKB">
    <w:p w14:paraId="7E93395B" w14:textId="679A12FA" w:rsidR="00E23A9A" w:rsidRDefault="00E23A9A">
      <w:pPr>
        <w:pStyle w:val="CommentText"/>
      </w:pPr>
      <w:r>
        <w:rPr>
          <w:rStyle w:val="CommentReference"/>
        </w:rPr>
        <w:annotationRef/>
      </w:r>
      <w:r>
        <w:t>Erica: Change to black and green. Don’t make background transparent.</w:t>
      </w:r>
    </w:p>
  </w:comment>
  <w:comment w:id="96" w:author="Mellenthin, Lauren" w:date="2019-10-07T10:18:00Z" w:initials="ML">
    <w:p w14:paraId="0CA18EE7" w14:textId="6B547FB3" w:rsidR="001D4B89" w:rsidRDefault="001D4B89">
      <w:pPr>
        <w:pStyle w:val="CommentText"/>
      </w:pPr>
      <w:r>
        <w:rPr>
          <w:rStyle w:val="CommentReference"/>
        </w:rPr>
        <w:annotationRef/>
      </w:r>
      <w:r>
        <w:t>Will the supplementary materials for resolution testing/AUC scores need a table of values? How do you envision the format of these results?</w:t>
      </w:r>
    </w:p>
  </w:comment>
  <w:comment w:id="97" w:author="Mellenthin, Lauren" w:date="2019-10-09T11:18:00Z" w:initials="ML">
    <w:p w14:paraId="6E1F236D" w14:textId="61AF1FE3" w:rsidR="00B86D6E" w:rsidRDefault="00B86D6E">
      <w:pPr>
        <w:pStyle w:val="CommentText"/>
      </w:pPr>
      <w:r>
        <w:rPr>
          <w:rStyle w:val="CommentReference"/>
        </w:rPr>
        <w:annotationRef/>
      </w:r>
      <w:r>
        <w:t>Figure? Table?</w:t>
      </w:r>
    </w:p>
  </w:comment>
  <w:comment w:id="124" w:author="Erica Baken" w:date="2019-09-30T11:20:00Z" w:initials="EKB">
    <w:p w14:paraId="064D8087" w14:textId="77777777" w:rsidR="00E23A9A" w:rsidRDefault="00E23A9A" w:rsidP="00460299">
      <w:pPr>
        <w:pStyle w:val="CommentText"/>
      </w:pPr>
      <w:r>
        <w:rPr>
          <w:rStyle w:val="CommentReference"/>
        </w:rPr>
        <w:annotationRef/>
      </w:r>
      <w:r>
        <w:t>Edit figure to include panels</w:t>
      </w:r>
    </w:p>
  </w:comment>
  <w:comment w:id="125" w:author="Mellenthin, Lauren" w:date="2019-10-07T10:17:00Z" w:initials="ML">
    <w:p w14:paraId="650F613F" w14:textId="5BD81B70" w:rsidR="001D4B89" w:rsidRDefault="001D4B89">
      <w:pPr>
        <w:pStyle w:val="CommentText"/>
      </w:pPr>
      <w:r>
        <w:rPr>
          <w:rStyle w:val="CommentReference"/>
        </w:rPr>
        <w:annotationRef/>
      </w:r>
      <w:r>
        <w:t>What do you mean by panels? Like a 2x2 table and label each picture?</w:t>
      </w:r>
    </w:p>
  </w:comment>
  <w:comment w:id="126" w:author="Erica Baken" w:date="2019-09-30T11:25:00Z" w:initials="EKB">
    <w:p w14:paraId="6648666D" w14:textId="77777777" w:rsidR="00E23A9A" w:rsidRDefault="00E23A9A" w:rsidP="00460299">
      <w:pPr>
        <w:pStyle w:val="CommentText"/>
      </w:pPr>
      <w:r>
        <w:rPr>
          <w:rStyle w:val="CommentReference"/>
        </w:rPr>
        <w:annotationRef/>
      </w:r>
      <w:r>
        <w:t>Double check that these numbers aren’t reversed.</w:t>
      </w:r>
    </w:p>
  </w:comment>
  <w:comment w:id="127" w:author="Mellenthin, Lauren" w:date="2019-10-09T13:04:00Z" w:initials="ML">
    <w:p w14:paraId="10588795" w14:textId="58E9520C" w:rsidR="006B6F2C" w:rsidRDefault="006B6F2C">
      <w:pPr>
        <w:pStyle w:val="CommentText"/>
      </w:pPr>
      <w:r>
        <w:rPr>
          <w:rStyle w:val="CommentReference"/>
        </w:rPr>
        <w:annotationRef/>
      </w:r>
      <w:r>
        <w:t>Yes: Terrestrial polygon and arboreal niche 0.5 cutoff</w:t>
      </w:r>
    </w:p>
  </w:comment>
  <w:comment w:id="128" w:author="Erica Baken" w:date="2019-10-02T13:53:00Z" w:initials="EKB">
    <w:p w14:paraId="4939D7C6" w14:textId="05DC46E1" w:rsidR="00E23A9A" w:rsidRDefault="00E23A9A">
      <w:pPr>
        <w:pStyle w:val="CommentText"/>
      </w:pPr>
      <w:r>
        <w:rPr>
          <w:rStyle w:val="CommentReference"/>
        </w:rPr>
        <w:annotationRef/>
      </w:r>
      <w:r>
        <w:t>Make 1 plot</w:t>
      </w:r>
    </w:p>
  </w:comment>
  <w:comment w:id="129" w:author="Mellenthin, Lauren" w:date="2019-10-09T11:19:00Z" w:initials="ML">
    <w:p w14:paraId="16672F2B" w14:textId="110D9FF2" w:rsidR="00B86D6E" w:rsidRDefault="00B86D6E">
      <w:pPr>
        <w:pStyle w:val="CommentText"/>
      </w:pPr>
      <w:r>
        <w:rPr>
          <w:rStyle w:val="CommentReference"/>
        </w:rPr>
        <w:annotationRef/>
      </w:r>
      <w:r>
        <w:t>Should this just be the 6M results, or somehow all the scheme results?</w:t>
      </w:r>
    </w:p>
  </w:comment>
  <w:comment w:id="130" w:author="Mellenthin, Lauren" w:date="2019-10-07T10:20:00Z" w:initials="ML">
    <w:p w14:paraId="0CE6500F" w14:textId="15B2AED4" w:rsidR="00FD05E7" w:rsidRDefault="00FD05E7">
      <w:pPr>
        <w:pStyle w:val="CommentText"/>
      </w:pPr>
      <w:r>
        <w:rPr>
          <w:rStyle w:val="CommentReference"/>
        </w:rPr>
        <w:annotationRef/>
      </w:r>
      <w:r>
        <w:t>Are these supposed to be variable importance?</w:t>
      </w:r>
    </w:p>
  </w:comment>
  <w:comment w:id="131" w:author="Mellenthin, Lauren" w:date="2019-10-09T11:21:00Z" w:initials="ML">
    <w:p w14:paraId="3DCDC7B2" w14:textId="3D6389D6" w:rsidR="003D5766" w:rsidRDefault="003D5766">
      <w:pPr>
        <w:pStyle w:val="CommentText"/>
      </w:pPr>
      <w:r>
        <w:rPr>
          <w:rStyle w:val="CommentReference"/>
        </w:rPr>
        <w:annotationRef/>
      </w:r>
      <w:r>
        <w:t>Reciprocal suitability and AUC threshold?</w:t>
      </w:r>
    </w:p>
  </w:comment>
  <w:comment w:id="132" w:author="Mellenthin, Lauren" w:date="2019-10-07T10:22:00Z" w:initials="ML">
    <w:p w14:paraId="02E9C4F9" w14:textId="209192A1" w:rsidR="00FD05E7" w:rsidRDefault="00FD05E7">
      <w:pPr>
        <w:pStyle w:val="CommentText"/>
      </w:pPr>
      <w:r>
        <w:rPr>
          <w:rStyle w:val="CommentReference"/>
        </w:rPr>
        <w:annotationRef/>
      </w:r>
      <w:r>
        <w:t>Very cool conclusion. Powerful sentence</w:t>
      </w:r>
    </w:p>
  </w:comment>
  <w:comment w:id="133" w:author="Mellenthin, Lauren" w:date="2019-10-07T10:23:00Z" w:initials="ML">
    <w:p w14:paraId="0BB2EFCD" w14:textId="41C4AB9D" w:rsidR="00FD05E7" w:rsidRDefault="00FD05E7">
      <w:pPr>
        <w:pStyle w:val="CommentText"/>
      </w:pPr>
      <w:r>
        <w:rPr>
          <w:rStyle w:val="CommentReference"/>
        </w:rPr>
        <w:annotationRef/>
      </w:r>
      <w:r>
        <w:t xml:space="preserve">It is also cool because most papers predict distribution from </w:t>
      </w:r>
      <w:proofErr w:type="gramStart"/>
      <w:r>
        <w:t>occurrence</w:t>
      </w:r>
      <w:proofErr w:type="gramEnd"/>
      <w:r>
        <w:t xml:space="preserve"> but we are predicting climate from distribution and is the first study to do so, showing an advance in the field of using ENMs.</w:t>
      </w:r>
    </w:p>
  </w:comment>
  <w:comment w:id="134" w:author="Erica Baken" w:date="2019-10-01T10:32:00Z" w:initials="EKB">
    <w:p w14:paraId="181A5151" w14:textId="77777777" w:rsidR="00E23A9A" w:rsidRDefault="00E23A9A" w:rsidP="0064272A">
      <w:pPr>
        <w:pStyle w:val="CommentText"/>
      </w:pPr>
      <w:r>
        <w:rPr>
          <w:rStyle w:val="CommentReference"/>
        </w:rPr>
        <w:annotationRef/>
      </w:r>
      <w:r>
        <w:t>check</w:t>
      </w:r>
    </w:p>
  </w:comment>
  <w:comment w:id="135" w:author="Erica Baken" w:date="2019-09-30T09:09:00Z" w:initials="EKB">
    <w:p w14:paraId="2104566B" w14:textId="48F5C587" w:rsidR="00E23A9A" w:rsidRDefault="00E23A9A">
      <w:pPr>
        <w:pStyle w:val="CommentText"/>
      </w:pPr>
      <w:r>
        <w:rPr>
          <w:rStyle w:val="CommentReference"/>
        </w:rPr>
        <w:annotationRef/>
      </w:r>
      <w:r>
        <w:t>Annual review paper</w:t>
      </w:r>
    </w:p>
  </w:comment>
  <w:comment w:id="136" w:author="Adams, Dean [EEOB]" w:date="2019-09-10T12:55:00Z" w:initials="AD[">
    <w:p w14:paraId="04C74409" w14:textId="77777777" w:rsidR="00E23A9A" w:rsidRDefault="00E23A9A" w:rsidP="009025A3">
      <w:pPr>
        <w:pStyle w:val="CommentText"/>
      </w:pPr>
      <w:r>
        <w:rPr>
          <w:rStyle w:val="CommentReference"/>
        </w:rPr>
        <w:annotationRef/>
      </w:r>
      <w:r>
        <w:t>Cite the phylogenetic anova paper in Evolution</w:t>
      </w:r>
    </w:p>
  </w:comment>
  <w:comment w:id="137" w:author="Adams, Dean [EEOB]" w:date="2019-09-10T12:55:00Z" w:initials="AD[">
    <w:p w14:paraId="206950CB" w14:textId="77777777" w:rsidR="00E23A9A" w:rsidRDefault="00E23A9A" w:rsidP="009025A3">
      <w:pPr>
        <w:pStyle w:val="CommentText"/>
      </w:pPr>
      <w:r>
        <w:rPr>
          <w:rStyle w:val="CommentReference"/>
        </w:rPr>
        <w:annotationRef/>
      </w:r>
      <w:r>
        <w:t>Heredity paper where this was first fleshed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5E7E72" w15:done="0"/>
  <w15:commentEx w15:paraId="6673163B" w15:done="0"/>
  <w15:commentEx w15:paraId="45397765" w15:done="0"/>
  <w15:commentEx w15:paraId="786D20E5" w15:done="0"/>
  <w15:commentEx w15:paraId="7E93395B" w15:done="0"/>
  <w15:commentEx w15:paraId="0CA18EE7" w15:done="0"/>
  <w15:commentEx w15:paraId="6E1F236D" w15:done="0"/>
  <w15:commentEx w15:paraId="064D8087" w15:done="0"/>
  <w15:commentEx w15:paraId="650F613F" w15:paraIdParent="064D8087" w15:done="0"/>
  <w15:commentEx w15:paraId="6648666D" w15:done="0"/>
  <w15:commentEx w15:paraId="10588795" w15:paraIdParent="6648666D" w15:done="0"/>
  <w15:commentEx w15:paraId="4939D7C6" w15:done="0"/>
  <w15:commentEx w15:paraId="16672F2B" w15:paraIdParent="4939D7C6" w15:done="0"/>
  <w15:commentEx w15:paraId="0CE6500F" w15:done="0"/>
  <w15:commentEx w15:paraId="3DCDC7B2" w15:done="0"/>
  <w15:commentEx w15:paraId="02E9C4F9" w15:done="0"/>
  <w15:commentEx w15:paraId="0BB2EFCD" w15:done="0"/>
  <w15:commentEx w15:paraId="181A5151" w15:done="0"/>
  <w15:commentEx w15:paraId="2104566B" w15:done="0"/>
  <w15:commentEx w15:paraId="04C74409" w15:done="0"/>
  <w15:commentEx w15:paraId="206950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5E7E72" w16cid:durableId="21458BE0"/>
  <w16cid:commentId w16cid:paraId="6673163B" w16cid:durableId="2141CCB9"/>
  <w16cid:commentId w16cid:paraId="45397765" w16cid:durableId="21458CD8"/>
  <w16cid:commentId w16cid:paraId="786D20E5" w16cid:durableId="21458E05"/>
  <w16cid:commentId w16cid:paraId="7E93395B" w16cid:durableId="2120EA27"/>
  <w16cid:commentId w16cid:paraId="0CA18EE7" w16cid:durableId="21458F66"/>
  <w16cid:commentId w16cid:paraId="6E1F236D" w16cid:durableId="214840A3"/>
  <w16cid:commentId w16cid:paraId="064D8087" w16cid:durableId="213C6371"/>
  <w16cid:commentId w16cid:paraId="650F613F" w16cid:durableId="21458F1F"/>
  <w16cid:commentId w16cid:paraId="6648666D" w16cid:durableId="213C64A1"/>
  <w16cid:commentId w16cid:paraId="10588795" w16cid:durableId="2148594F"/>
  <w16cid:commentId w16cid:paraId="4939D7C6" w16cid:durableId="213F2A4C"/>
  <w16cid:commentId w16cid:paraId="16672F2B" w16cid:durableId="214840BD"/>
  <w16cid:commentId w16cid:paraId="0CE6500F" w16cid:durableId="21458FDB"/>
  <w16cid:commentId w16cid:paraId="3DCDC7B2" w16cid:durableId="21484126"/>
  <w16cid:commentId w16cid:paraId="02E9C4F9" w16cid:durableId="21459052"/>
  <w16cid:commentId w16cid:paraId="0BB2EFCD" w16cid:durableId="214590B8"/>
  <w16cid:commentId w16cid:paraId="181A5151" w16cid:durableId="213DA9BD"/>
  <w16cid:commentId w16cid:paraId="2104566B" w16cid:durableId="213C44C1"/>
  <w16cid:commentId w16cid:paraId="04C74409" w16cid:durableId="213C44B7"/>
  <w16cid:commentId w16cid:paraId="206950CB" w16cid:durableId="213C44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062A"/>
    <w:multiLevelType w:val="hybridMultilevel"/>
    <w:tmpl w:val="694E2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8821E7"/>
    <w:multiLevelType w:val="multilevel"/>
    <w:tmpl w:val="A3E6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llenthin, Lauren">
    <w15:presenceInfo w15:providerId="AD" w15:userId="S::lauren.mellenthin@yale.edu::0ac7d932-536e-4083-90ad-99eb1ed720f3"/>
  </w15:person>
  <w15:person w15:author="Erica Baken">
    <w15:presenceInfo w15:providerId="None" w15:userId="Erica Baken"/>
  </w15:person>
  <w15:person w15:author="Adams, Dean [EEOB]">
    <w15:presenceInfo w15:providerId="AD" w15:userId="S-1-5-21-1659004503-1450960922-1606980848-735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C8E"/>
    <w:rsid w:val="00007C4E"/>
    <w:rsid w:val="000105E9"/>
    <w:rsid w:val="00015386"/>
    <w:rsid w:val="00016533"/>
    <w:rsid w:val="000176BD"/>
    <w:rsid w:val="00025915"/>
    <w:rsid w:val="000358DC"/>
    <w:rsid w:val="00044AE2"/>
    <w:rsid w:val="00045950"/>
    <w:rsid w:val="00051C85"/>
    <w:rsid w:val="00070351"/>
    <w:rsid w:val="000769F6"/>
    <w:rsid w:val="00082891"/>
    <w:rsid w:val="000843E6"/>
    <w:rsid w:val="00091D9B"/>
    <w:rsid w:val="00092FC5"/>
    <w:rsid w:val="000C327A"/>
    <w:rsid w:val="000C5DAE"/>
    <w:rsid w:val="000D0F81"/>
    <w:rsid w:val="000D22CB"/>
    <w:rsid w:val="000F1905"/>
    <w:rsid w:val="000F7D2F"/>
    <w:rsid w:val="00112A11"/>
    <w:rsid w:val="001202EE"/>
    <w:rsid w:val="00121066"/>
    <w:rsid w:val="001210BA"/>
    <w:rsid w:val="001222CF"/>
    <w:rsid w:val="00122D4E"/>
    <w:rsid w:val="00134B1A"/>
    <w:rsid w:val="001353C1"/>
    <w:rsid w:val="001364D1"/>
    <w:rsid w:val="0014183A"/>
    <w:rsid w:val="00145B1F"/>
    <w:rsid w:val="00146F26"/>
    <w:rsid w:val="00155B59"/>
    <w:rsid w:val="00161739"/>
    <w:rsid w:val="001743FB"/>
    <w:rsid w:val="00180A35"/>
    <w:rsid w:val="001912EF"/>
    <w:rsid w:val="001A4A9C"/>
    <w:rsid w:val="001A7DC7"/>
    <w:rsid w:val="001B1D8C"/>
    <w:rsid w:val="001B2448"/>
    <w:rsid w:val="001C06E3"/>
    <w:rsid w:val="001D4B89"/>
    <w:rsid w:val="001E33E8"/>
    <w:rsid w:val="001E346C"/>
    <w:rsid w:val="001E7DF6"/>
    <w:rsid w:val="001F7131"/>
    <w:rsid w:val="002019F2"/>
    <w:rsid w:val="00205A70"/>
    <w:rsid w:val="002106DC"/>
    <w:rsid w:val="00214670"/>
    <w:rsid w:val="00217086"/>
    <w:rsid w:val="00226B79"/>
    <w:rsid w:val="002301D8"/>
    <w:rsid w:val="00231FB0"/>
    <w:rsid w:val="0023349E"/>
    <w:rsid w:val="002428A0"/>
    <w:rsid w:val="00244766"/>
    <w:rsid w:val="002471A8"/>
    <w:rsid w:val="00251480"/>
    <w:rsid w:val="00260C17"/>
    <w:rsid w:val="00281DDB"/>
    <w:rsid w:val="00296BE2"/>
    <w:rsid w:val="002A05BE"/>
    <w:rsid w:val="002A3156"/>
    <w:rsid w:val="002C0D82"/>
    <w:rsid w:val="002C495A"/>
    <w:rsid w:val="002D2222"/>
    <w:rsid w:val="002D2382"/>
    <w:rsid w:val="002D39CF"/>
    <w:rsid w:val="002E0E2C"/>
    <w:rsid w:val="00303434"/>
    <w:rsid w:val="003050A6"/>
    <w:rsid w:val="00305174"/>
    <w:rsid w:val="00305252"/>
    <w:rsid w:val="00310E00"/>
    <w:rsid w:val="00312799"/>
    <w:rsid w:val="00312FBF"/>
    <w:rsid w:val="00313592"/>
    <w:rsid w:val="00324574"/>
    <w:rsid w:val="0032579D"/>
    <w:rsid w:val="00330167"/>
    <w:rsid w:val="00333A71"/>
    <w:rsid w:val="00341B50"/>
    <w:rsid w:val="00344460"/>
    <w:rsid w:val="00346C24"/>
    <w:rsid w:val="003513E4"/>
    <w:rsid w:val="00354D87"/>
    <w:rsid w:val="00366998"/>
    <w:rsid w:val="00376A5A"/>
    <w:rsid w:val="00383607"/>
    <w:rsid w:val="00385C21"/>
    <w:rsid w:val="003B4598"/>
    <w:rsid w:val="003B57CA"/>
    <w:rsid w:val="003C085E"/>
    <w:rsid w:val="003C2425"/>
    <w:rsid w:val="003C2C46"/>
    <w:rsid w:val="003C613C"/>
    <w:rsid w:val="003D363D"/>
    <w:rsid w:val="003D467C"/>
    <w:rsid w:val="003D5766"/>
    <w:rsid w:val="003D6BEA"/>
    <w:rsid w:val="003E1362"/>
    <w:rsid w:val="003F001C"/>
    <w:rsid w:val="003F3722"/>
    <w:rsid w:val="003F5A61"/>
    <w:rsid w:val="004056C9"/>
    <w:rsid w:val="004103E5"/>
    <w:rsid w:val="00441787"/>
    <w:rsid w:val="004523A3"/>
    <w:rsid w:val="00455424"/>
    <w:rsid w:val="00456CFC"/>
    <w:rsid w:val="00460299"/>
    <w:rsid w:val="00471675"/>
    <w:rsid w:val="0047700B"/>
    <w:rsid w:val="00490B61"/>
    <w:rsid w:val="0049313D"/>
    <w:rsid w:val="004942C2"/>
    <w:rsid w:val="004A02AC"/>
    <w:rsid w:val="004A08DC"/>
    <w:rsid w:val="004B1B2C"/>
    <w:rsid w:val="004C4F17"/>
    <w:rsid w:val="004D0E03"/>
    <w:rsid w:val="004D6E9A"/>
    <w:rsid w:val="004E25D1"/>
    <w:rsid w:val="004E30C7"/>
    <w:rsid w:val="004E348C"/>
    <w:rsid w:val="004E41FC"/>
    <w:rsid w:val="004F1F70"/>
    <w:rsid w:val="005074F1"/>
    <w:rsid w:val="00513D2A"/>
    <w:rsid w:val="00514FE0"/>
    <w:rsid w:val="00517ED0"/>
    <w:rsid w:val="00524135"/>
    <w:rsid w:val="00525524"/>
    <w:rsid w:val="00525A60"/>
    <w:rsid w:val="005358F3"/>
    <w:rsid w:val="00552C55"/>
    <w:rsid w:val="00564969"/>
    <w:rsid w:val="00575A3E"/>
    <w:rsid w:val="005835FF"/>
    <w:rsid w:val="00584472"/>
    <w:rsid w:val="005A5A4A"/>
    <w:rsid w:val="005A78D4"/>
    <w:rsid w:val="005B0DC8"/>
    <w:rsid w:val="005B5480"/>
    <w:rsid w:val="005B5709"/>
    <w:rsid w:val="005B7D82"/>
    <w:rsid w:val="005C40BA"/>
    <w:rsid w:val="005C63AB"/>
    <w:rsid w:val="005D39F6"/>
    <w:rsid w:val="005D5147"/>
    <w:rsid w:val="005D7D48"/>
    <w:rsid w:val="005E1396"/>
    <w:rsid w:val="005E1783"/>
    <w:rsid w:val="005E245D"/>
    <w:rsid w:val="005E6D6E"/>
    <w:rsid w:val="005F15EA"/>
    <w:rsid w:val="00601C0C"/>
    <w:rsid w:val="00632521"/>
    <w:rsid w:val="0063429E"/>
    <w:rsid w:val="0064272A"/>
    <w:rsid w:val="00652531"/>
    <w:rsid w:val="00652D89"/>
    <w:rsid w:val="00655816"/>
    <w:rsid w:val="00661563"/>
    <w:rsid w:val="00665587"/>
    <w:rsid w:val="00666EA7"/>
    <w:rsid w:val="0067016D"/>
    <w:rsid w:val="0067231C"/>
    <w:rsid w:val="0067260D"/>
    <w:rsid w:val="00676CF0"/>
    <w:rsid w:val="00682492"/>
    <w:rsid w:val="00695021"/>
    <w:rsid w:val="006A59AB"/>
    <w:rsid w:val="006A5F20"/>
    <w:rsid w:val="006A6C3A"/>
    <w:rsid w:val="006B29C9"/>
    <w:rsid w:val="006B6F2C"/>
    <w:rsid w:val="006C72F3"/>
    <w:rsid w:val="006E2806"/>
    <w:rsid w:val="006F55E3"/>
    <w:rsid w:val="00701080"/>
    <w:rsid w:val="00704EF0"/>
    <w:rsid w:val="00724D3C"/>
    <w:rsid w:val="0072529B"/>
    <w:rsid w:val="00742975"/>
    <w:rsid w:val="00751704"/>
    <w:rsid w:val="00752662"/>
    <w:rsid w:val="007659BC"/>
    <w:rsid w:val="007678EB"/>
    <w:rsid w:val="00775D6F"/>
    <w:rsid w:val="007834A3"/>
    <w:rsid w:val="00783C8E"/>
    <w:rsid w:val="007879E2"/>
    <w:rsid w:val="007900AA"/>
    <w:rsid w:val="007956DF"/>
    <w:rsid w:val="00796B30"/>
    <w:rsid w:val="00796E9F"/>
    <w:rsid w:val="007A290E"/>
    <w:rsid w:val="007B2153"/>
    <w:rsid w:val="007C1012"/>
    <w:rsid w:val="007C4F0A"/>
    <w:rsid w:val="007C7FA7"/>
    <w:rsid w:val="007D20D6"/>
    <w:rsid w:val="007D281D"/>
    <w:rsid w:val="007E4943"/>
    <w:rsid w:val="007E6012"/>
    <w:rsid w:val="007E7D50"/>
    <w:rsid w:val="008224D4"/>
    <w:rsid w:val="0083262D"/>
    <w:rsid w:val="00837A74"/>
    <w:rsid w:val="00845647"/>
    <w:rsid w:val="00851902"/>
    <w:rsid w:val="00856486"/>
    <w:rsid w:val="00863EE9"/>
    <w:rsid w:val="0086555E"/>
    <w:rsid w:val="0087418D"/>
    <w:rsid w:val="00883A34"/>
    <w:rsid w:val="008A0169"/>
    <w:rsid w:val="008A597B"/>
    <w:rsid w:val="008A5FB0"/>
    <w:rsid w:val="008A6FB4"/>
    <w:rsid w:val="008B093D"/>
    <w:rsid w:val="008C4AB7"/>
    <w:rsid w:val="008E2293"/>
    <w:rsid w:val="008E763D"/>
    <w:rsid w:val="008F3913"/>
    <w:rsid w:val="009025A3"/>
    <w:rsid w:val="00904640"/>
    <w:rsid w:val="009050C0"/>
    <w:rsid w:val="00905496"/>
    <w:rsid w:val="00913941"/>
    <w:rsid w:val="00913FE2"/>
    <w:rsid w:val="00920A71"/>
    <w:rsid w:val="00931A62"/>
    <w:rsid w:val="00934A86"/>
    <w:rsid w:val="00940755"/>
    <w:rsid w:val="00947028"/>
    <w:rsid w:val="00952A36"/>
    <w:rsid w:val="009621E5"/>
    <w:rsid w:val="00982E15"/>
    <w:rsid w:val="00987143"/>
    <w:rsid w:val="009A03CC"/>
    <w:rsid w:val="009C1788"/>
    <w:rsid w:val="009D0B42"/>
    <w:rsid w:val="009E02E6"/>
    <w:rsid w:val="009F04EA"/>
    <w:rsid w:val="009F3208"/>
    <w:rsid w:val="00A0101E"/>
    <w:rsid w:val="00A06AC3"/>
    <w:rsid w:val="00A32511"/>
    <w:rsid w:val="00A409C8"/>
    <w:rsid w:val="00A47B2F"/>
    <w:rsid w:val="00A656B5"/>
    <w:rsid w:val="00A67A7F"/>
    <w:rsid w:val="00A67DD5"/>
    <w:rsid w:val="00A7569F"/>
    <w:rsid w:val="00A76435"/>
    <w:rsid w:val="00A803C9"/>
    <w:rsid w:val="00A82682"/>
    <w:rsid w:val="00A83D25"/>
    <w:rsid w:val="00A87504"/>
    <w:rsid w:val="00A87598"/>
    <w:rsid w:val="00A943B7"/>
    <w:rsid w:val="00A96EF9"/>
    <w:rsid w:val="00AA2A69"/>
    <w:rsid w:val="00AA35D9"/>
    <w:rsid w:val="00AD0FE2"/>
    <w:rsid w:val="00AE5114"/>
    <w:rsid w:val="00AF0E67"/>
    <w:rsid w:val="00B038AE"/>
    <w:rsid w:val="00B0419B"/>
    <w:rsid w:val="00B0582B"/>
    <w:rsid w:val="00B0628D"/>
    <w:rsid w:val="00B15CDE"/>
    <w:rsid w:val="00B174E7"/>
    <w:rsid w:val="00B22A40"/>
    <w:rsid w:val="00B3090A"/>
    <w:rsid w:val="00B348D8"/>
    <w:rsid w:val="00B34C96"/>
    <w:rsid w:val="00B4487C"/>
    <w:rsid w:val="00B55302"/>
    <w:rsid w:val="00B82ED5"/>
    <w:rsid w:val="00B82FE6"/>
    <w:rsid w:val="00B86D6E"/>
    <w:rsid w:val="00B91EEA"/>
    <w:rsid w:val="00B9466E"/>
    <w:rsid w:val="00BA4952"/>
    <w:rsid w:val="00BB00E6"/>
    <w:rsid w:val="00BB31E7"/>
    <w:rsid w:val="00BB75FE"/>
    <w:rsid w:val="00BD097A"/>
    <w:rsid w:val="00BE2F77"/>
    <w:rsid w:val="00BF4E8B"/>
    <w:rsid w:val="00C071B6"/>
    <w:rsid w:val="00C100DC"/>
    <w:rsid w:val="00C15AD8"/>
    <w:rsid w:val="00C25EE9"/>
    <w:rsid w:val="00C26782"/>
    <w:rsid w:val="00C309E6"/>
    <w:rsid w:val="00C316A0"/>
    <w:rsid w:val="00C31A45"/>
    <w:rsid w:val="00C527B1"/>
    <w:rsid w:val="00C55ABF"/>
    <w:rsid w:val="00C91150"/>
    <w:rsid w:val="00C9403F"/>
    <w:rsid w:val="00CA6567"/>
    <w:rsid w:val="00CA6891"/>
    <w:rsid w:val="00CC2BFE"/>
    <w:rsid w:val="00CD0635"/>
    <w:rsid w:val="00CD0DB1"/>
    <w:rsid w:val="00CE645B"/>
    <w:rsid w:val="00D00EB2"/>
    <w:rsid w:val="00D13241"/>
    <w:rsid w:val="00D16485"/>
    <w:rsid w:val="00D27B0C"/>
    <w:rsid w:val="00D36645"/>
    <w:rsid w:val="00D5531A"/>
    <w:rsid w:val="00D55784"/>
    <w:rsid w:val="00D55873"/>
    <w:rsid w:val="00D617BE"/>
    <w:rsid w:val="00D65995"/>
    <w:rsid w:val="00DA0068"/>
    <w:rsid w:val="00DA76AD"/>
    <w:rsid w:val="00DB7D1F"/>
    <w:rsid w:val="00DC2F30"/>
    <w:rsid w:val="00DC7997"/>
    <w:rsid w:val="00DE2E89"/>
    <w:rsid w:val="00DF17C9"/>
    <w:rsid w:val="00E005B8"/>
    <w:rsid w:val="00E127DE"/>
    <w:rsid w:val="00E14C6E"/>
    <w:rsid w:val="00E1785E"/>
    <w:rsid w:val="00E23A9A"/>
    <w:rsid w:val="00E34B4C"/>
    <w:rsid w:val="00E3645E"/>
    <w:rsid w:val="00E548EF"/>
    <w:rsid w:val="00E55AF4"/>
    <w:rsid w:val="00E63886"/>
    <w:rsid w:val="00E71543"/>
    <w:rsid w:val="00E722BE"/>
    <w:rsid w:val="00E72661"/>
    <w:rsid w:val="00E75946"/>
    <w:rsid w:val="00E76CFC"/>
    <w:rsid w:val="00E81095"/>
    <w:rsid w:val="00E81FDF"/>
    <w:rsid w:val="00EB12B0"/>
    <w:rsid w:val="00EB144B"/>
    <w:rsid w:val="00EC3F22"/>
    <w:rsid w:val="00ED6AD8"/>
    <w:rsid w:val="00EE5488"/>
    <w:rsid w:val="00EE7F0A"/>
    <w:rsid w:val="00EF2A18"/>
    <w:rsid w:val="00EF676D"/>
    <w:rsid w:val="00F0424F"/>
    <w:rsid w:val="00F234F6"/>
    <w:rsid w:val="00F25799"/>
    <w:rsid w:val="00F32FD4"/>
    <w:rsid w:val="00F412E7"/>
    <w:rsid w:val="00F5701D"/>
    <w:rsid w:val="00F57096"/>
    <w:rsid w:val="00F61988"/>
    <w:rsid w:val="00F8033D"/>
    <w:rsid w:val="00F93ACC"/>
    <w:rsid w:val="00F94140"/>
    <w:rsid w:val="00FB20B0"/>
    <w:rsid w:val="00FB6703"/>
    <w:rsid w:val="00FC6FA7"/>
    <w:rsid w:val="00FD05E7"/>
    <w:rsid w:val="00FD1582"/>
    <w:rsid w:val="00FF047B"/>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F63B"/>
  <w15:chartTrackingRefBased/>
  <w15:docId w15:val="{34CC6CD4-8167-A242-BD13-42AD21B1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4FE0"/>
    <w:rPr>
      <w:sz w:val="16"/>
      <w:szCs w:val="16"/>
    </w:rPr>
  </w:style>
  <w:style w:type="paragraph" w:styleId="CommentText">
    <w:name w:val="annotation text"/>
    <w:basedOn w:val="Normal"/>
    <w:link w:val="CommentTextChar"/>
    <w:uiPriority w:val="99"/>
    <w:unhideWhenUsed/>
    <w:rsid w:val="00514FE0"/>
    <w:rPr>
      <w:sz w:val="20"/>
      <w:szCs w:val="20"/>
    </w:rPr>
  </w:style>
  <w:style w:type="character" w:customStyle="1" w:styleId="CommentTextChar">
    <w:name w:val="Comment Text Char"/>
    <w:basedOn w:val="DefaultParagraphFont"/>
    <w:link w:val="CommentText"/>
    <w:uiPriority w:val="99"/>
    <w:rsid w:val="00514FE0"/>
    <w:rPr>
      <w:sz w:val="20"/>
      <w:szCs w:val="20"/>
    </w:rPr>
  </w:style>
  <w:style w:type="paragraph" w:styleId="CommentSubject">
    <w:name w:val="annotation subject"/>
    <w:basedOn w:val="CommentText"/>
    <w:next w:val="CommentText"/>
    <w:link w:val="CommentSubjectChar"/>
    <w:uiPriority w:val="99"/>
    <w:semiHidden/>
    <w:unhideWhenUsed/>
    <w:rsid w:val="00514FE0"/>
    <w:rPr>
      <w:b/>
      <w:bCs/>
    </w:rPr>
  </w:style>
  <w:style w:type="character" w:customStyle="1" w:styleId="CommentSubjectChar">
    <w:name w:val="Comment Subject Char"/>
    <w:basedOn w:val="CommentTextChar"/>
    <w:link w:val="CommentSubject"/>
    <w:uiPriority w:val="99"/>
    <w:semiHidden/>
    <w:rsid w:val="00514FE0"/>
    <w:rPr>
      <w:b/>
      <w:bCs/>
      <w:sz w:val="20"/>
      <w:szCs w:val="20"/>
    </w:rPr>
  </w:style>
  <w:style w:type="paragraph" w:styleId="BalloonText">
    <w:name w:val="Balloon Text"/>
    <w:basedOn w:val="Normal"/>
    <w:link w:val="BalloonTextChar"/>
    <w:uiPriority w:val="99"/>
    <w:semiHidden/>
    <w:unhideWhenUsed/>
    <w:rsid w:val="00514F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FE0"/>
    <w:rPr>
      <w:rFonts w:ascii="Times New Roman" w:hAnsi="Times New Roman" w:cs="Times New Roman"/>
      <w:sz w:val="18"/>
      <w:szCs w:val="18"/>
    </w:rPr>
  </w:style>
  <w:style w:type="paragraph" w:styleId="NormalWeb">
    <w:name w:val="Normal (Web)"/>
    <w:basedOn w:val="Normal"/>
    <w:uiPriority w:val="99"/>
    <w:unhideWhenUsed/>
    <w:rsid w:val="00845647"/>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45"/>
    <w:rsid w:val="002D23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4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504"/>
    <w:rPr>
      <w:color w:val="0563C1" w:themeColor="hyperlink"/>
      <w:u w:val="single"/>
    </w:rPr>
  </w:style>
  <w:style w:type="character" w:customStyle="1" w:styleId="UnresolvedMention1">
    <w:name w:val="Unresolved Mention1"/>
    <w:basedOn w:val="DefaultParagraphFont"/>
    <w:uiPriority w:val="99"/>
    <w:semiHidden/>
    <w:unhideWhenUsed/>
    <w:rsid w:val="00A87504"/>
    <w:rPr>
      <w:color w:val="605E5C"/>
      <w:shd w:val="clear" w:color="auto" w:fill="E1DFDD"/>
    </w:rPr>
  </w:style>
  <w:style w:type="paragraph" w:customStyle="1" w:styleId="attribute">
    <w:name w:val="attribute"/>
    <w:basedOn w:val="Normal"/>
    <w:rsid w:val="002301D8"/>
    <w:pPr>
      <w:spacing w:before="100" w:beforeAutospacing="1" w:after="100" w:afterAutospacing="1"/>
    </w:pPr>
    <w:rPr>
      <w:rFonts w:ascii="Times New Roman" w:eastAsia="Times New Roman" w:hAnsi="Times New Roman" w:cs="Times New Roman"/>
    </w:rPr>
  </w:style>
  <w:style w:type="table" w:styleId="PlainTable3">
    <w:name w:val="Plain Table 3"/>
    <w:basedOn w:val="TableNormal"/>
    <w:uiPriority w:val="43"/>
    <w:rsid w:val="000358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30167"/>
    <w:rPr>
      <w:b/>
      <w:bCs/>
    </w:rPr>
  </w:style>
  <w:style w:type="character" w:styleId="Emphasis">
    <w:name w:val="Emphasis"/>
    <w:basedOn w:val="DefaultParagraphFont"/>
    <w:uiPriority w:val="20"/>
    <w:qFormat/>
    <w:rsid w:val="00AA2A69"/>
    <w:rPr>
      <w:i/>
      <w:iCs/>
    </w:rPr>
  </w:style>
  <w:style w:type="character" w:customStyle="1" w:styleId="apple-converted-space">
    <w:name w:val="apple-converted-space"/>
    <w:basedOn w:val="DefaultParagraphFont"/>
    <w:rsid w:val="00676CF0"/>
  </w:style>
  <w:style w:type="character" w:styleId="FollowedHyperlink">
    <w:name w:val="FollowedHyperlink"/>
    <w:basedOn w:val="DefaultParagraphFont"/>
    <w:uiPriority w:val="99"/>
    <w:semiHidden/>
    <w:unhideWhenUsed/>
    <w:rsid w:val="00FF695A"/>
    <w:rPr>
      <w:color w:val="954F72" w:themeColor="followedHyperlink"/>
      <w:u w:val="single"/>
    </w:rPr>
  </w:style>
  <w:style w:type="paragraph" w:styleId="Revision">
    <w:name w:val="Revision"/>
    <w:hidden/>
    <w:uiPriority w:val="99"/>
    <w:semiHidden/>
    <w:rsid w:val="005E6D6E"/>
  </w:style>
  <w:style w:type="paragraph" w:styleId="ListParagraph">
    <w:name w:val="List Paragraph"/>
    <w:basedOn w:val="Normal"/>
    <w:uiPriority w:val="34"/>
    <w:qFormat/>
    <w:rsid w:val="005D5147"/>
    <w:pPr>
      <w:ind w:left="720"/>
      <w:contextualSpacing/>
    </w:pPr>
  </w:style>
  <w:style w:type="character" w:styleId="UnresolvedMention">
    <w:name w:val="Unresolved Mention"/>
    <w:basedOn w:val="DefaultParagraphFont"/>
    <w:uiPriority w:val="99"/>
    <w:semiHidden/>
    <w:unhideWhenUsed/>
    <w:rsid w:val="00F80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5521">
      <w:bodyDiv w:val="1"/>
      <w:marLeft w:val="0"/>
      <w:marRight w:val="0"/>
      <w:marTop w:val="0"/>
      <w:marBottom w:val="0"/>
      <w:divBdr>
        <w:top w:val="none" w:sz="0" w:space="0" w:color="auto"/>
        <w:left w:val="none" w:sz="0" w:space="0" w:color="auto"/>
        <w:bottom w:val="none" w:sz="0" w:space="0" w:color="auto"/>
        <w:right w:val="none" w:sz="0" w:space="0" w:color="auto"/>
      </w:divBdr>
      <w:divsChild>
        <w:div w:id="3270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8724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9031">
      <w:bodyDiv w:val="1"/>
      <w:marLeft w:val="0"/>
      <w:marRight w:val="0"/>
      <w:marTop w:val="0"/>
      <w:marBottom w:val="0"/>
      <w:divBdr>
        <w:top w:val="none" w:sz="0" w:space="0" w:color="auto"/>
        <w:left w:val="none" w:sz="0" w:space="0" w:color="auto"/>
        <w:bottom w:val="none" w:sz="0" w:space="0" w:color="auto"/>
        <w:right w:val="none" w:sz="0" w:space="0" w:color="auto"/>
      </w:divBdr>
    </w:div>
    <w:div w:id="591546841">
      <w:bodyDiv w:val="1"/>
      <w:marLeft w:val="0"/>
      <w:marRight w:val="0"/>
      <w:marTop w:val="0"/>
      <w:marBottom w:val="0"/>
      <w:divBdr>
        <w:top w:val="none" w:sz="0" w:space="0" w:color="auto"/>
        <w:left w:val="none" w:sz="0" w:space="0" w:color="auto"/>
        <w:bottom w:val="none" w:sz="0" w:space="0" w:color="auto"/>
        <w:right w:val="none" w:sz="0" w:space="0" w:color="auto"/>
      </w:divBdr>
    </w:div>
    <w:div w:id="654380956">
      <w:bodyDiv w:val="1"/>
      <w:marLeft w:val="0"/>
      <w:marRight w:val="0"/>
      <w:marTop w:val="0"/>
      <w:marBottom w:val="0"/>
      <w:divBdr>
        <w:top w:val="none" w:sz="0" w:space="0" w:color="auto"/>
        <w:left w:val="none" w:sz="0" w:space="0" w:color="auto"/>
        <w:bottom w:val="none" w:sz="0" w:space="0" w:color="auto"/>
        <w:right w:val="none" w:sz="0" w:space="0" w:color="auto"/>
      </w:divBdr>
    </w:div>
    <w:div w:id="698433179">
      <w:bodyDiv w:val="1"/>
      <w:marLeft w:val="0"/>
      <w:marRight w:val="0"/>
      <w:marTop w:val="0"/>
      <w:marBottom w:val="0"/>
      <w:divBdr>
        <w:top w:val="none" w:sz="0" w:space="0" w:color="auto"/>
        <w:left w:val="none" w:sz="0" w:space="0" w:color="auto"/>
        <w:bottom w:val="none" w:sz="0" w:space="0" w:color="auto"/>
        <w:right w:val="none" w:sz="0" w:space="0" w:color="auto"/>
      </w:divBdr>
    </w:div>
    <w:div w:id="1099761948">
      <w:bodyDiv w:val="1"/>
      <w:marLeft w:val="0"/>
      <w:marRight w:val="0"/>
      <w:marTop w:val="0"/>
      <w:marBottom w:val="0"/>
      <w:divBdr>
        <w:top w:val="none" w:sz="0" w:space="0" w:color="auto"/>
        <w:left w:val="none" w:sz="0" w:space="0" w:color="auto"/>
        <w:bottom w:val="none" w:sz="0" w:space="0" w:color="auto"/>
        <w:right w:val="none" w:sz="0" w:space="0" w:color="auto"/>
      </w:divBdr>
    </w:div>
    <w:div w:id="1161191498">
      <w:bodyDiv w:val="1"/>
      <w:marLeft w:val="0"/>
      <w:marRight w:val="0"/>
      <w:marTop w:val="0"/>
      <w:marBottom w:val="0"/>
      <w:divBdr>
        <w:top w:val="none" w:sz="0" w:space="0" w:color="auto"/>
        <w:left w:val="none" w:sz="0" w:space="0" w:color="auto"/>
        <w:bottom w:val="none" w:sz="0" w:space="0" w:color="auto"/>
        <w:right w:val="none" w:sz="0" w:space="0" w:color="auto"/>
      </w:divBdr>
      <w:divsChild>
        <w:div w:id="1732189168">
          <w:marLeft w:val="0"/>
          <w:marRight w:val="0"/>
          <w:marTop w:val="0"/>
          <w:marBottom w:val="0"/>
          <w:divBdr>
            <w:top w:val="none" w:sz="0" w:space="0" w:color="auto"/>
            <w:left w:val="none" w:sz="0" w:space="0" w:color="auto"/>
            <w:bottom w:val="none" w:sz="0" w:space="0" w:color="auto"/>
            <w:right w:val="none" w:sz="0" w:space="0" w:color="auto"/>
          </w:divBdr>
          <w:divsChild>
            <w:div w:id="741367911">
              <w:marLeft w:val="0"/>
              <w:marRight w:val="0"/>
              <w:marTop w:val="0"/>
              <w:marBottom w:val="0"/>
              <w:divBdr>
                <w:top w:val="none" w:sz="0" w:space="0" w:color="auto"/>
                <w:left w:val="none" w:sz="0" w:space="0" w:color="auto"/>
                <w:bottom w:val="none" w:sz="0" w:space="0" w:color="auto"/>
                <w:right w:val="none" w:sz="0" w:space="0" w:color="auto"/>
              </w:divBdr>
              <w:divsChild>
                <w:div w:id="15934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1114">
      <w:bodyDiv w:val="1"/>
      <w:marLeft w:val="0"/>
      <w:marRight w:val="0"/>
      <w:marTop w:val="0"/>
      <w:marBottom w:val="0"/>
      <w:divBdr>
        <w:top w:val="none" w:sz="0" w:space="0" w:color="auto"/>
        <w:left w:val="none" w:sz="0" w:space="0" w:color="auto"/>
        <w:bottom w:val="none" w:sz="0" w:space="0" w:color="auto"/>
        <w:right w:val="none" w:sz="0" w:space="0" w:color="auto"/>
      </w:divBdr>
    </w:div>
    <w:div w:id="1284651886">
      <w:bodyDiv w:val="1"/>
      <w:marLeft w:val="0"/>
      <w:marRight w:val="0"/>
      <w:marTop w:val="0"/>
      <w:marBottom w:val="0"/>
      <w:divBdr>
        <w:top w:val="none" w:sz="0" w:space="0" w:color="auto"/>
        <w:left w:val="none" w:sz="0" w:space="0" w:color="auto"/>
        <w:bottom w:val="none" w:sz="0" w:space="0" w:color="auto"/>
        <w:right w:val="none" w:sz="0" w:space="0" w:color="auto"/>
      </w:divBdr>
    </w:div>
    <w:div w:id="1308322365">
      <w:bodyDiv w:val="1"/>
      <w:marLeft w:val="0"/>
      <w:marRight w:val="0"/>
      <w:marTop w:val="0"/>
      <w:marBottom w:val="0"/>
      <w:divBdr>
        <w:top w:val="none" w:sz="0" w:space="0" w:color="auto"/>
        <w:left w:val="none" w:sz="0" w:space="0" w:color="auto"/>
        <w:bottom w:val="none" w:sz="0" w:space="0" w:color="auto"/>
        <w:right w:val="none" w:sz="0" w:space="0" w:color="auto"/>
      </w:divBdr>
      <w:divsChild>
        <w:div w:id="1824806852">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sChild>
    </w:div>
    <w:div w:id="1322388476">
      <w:bodyDiv w:val="1"/>
      <w:marLeft w:val="0"/>
      <w:marRight w:val="0"/>
      <w:marTop w:val="0"/>
      <w:marBottom w:val="0"/>
      <w:divBdr>
        <w:top w:val="none" w:sz="0" w:space="0" w:color="auto"/>
        <w:left w:val="none" w:sz="0" w:space="0" w:color="auto"/>
        <w:bottom w:val="none" w:sz="0" w:space="0" w:color="auto"/>
        <w:right w:val="none" w:sz="0" w:space="0" w:color="auto"/>
      </w:divBdr>
    </w:div>
    <w:div w:id="1445727133">
      <w:bodyDiv w:val="1"/>
      <w:marLeft w:val="0"/>
      <w:marRight w:val="0"/>
      <w:marTop w:val="0"/>
      <w:marBottom w:val="0"/>
      <w:divBdr>
        <w:top w:val="none" w:sz="0" w:space="0" w:color="auto"/>
        <w:left w:val="none" w:sz="0" w:space="0" w:color="auto"/>
        <w:bottom w:val="none" w:sz="0" w:space="0" w:color="auto"/>
        <w:right w:val="none" w:sz="0" w:space="0" w:color="auto"/>
      </w:divBdr>
    </w:div>
    <w:div w:id="1575166935">
      <w:bodyDiv w:val="1"/>
      <w:marLeft w:val="0"/>
      <w:marRight w:val="0"/>
      <w:marTop w:val="0"/>
      <w:marBottom w:val="0"/>
      <w:divBdr>
        <w:top w:val="none" w:sz="0" w:space="0" w:color="auto"/>
        <w:left w:val="none" w:sz="0" w:space="0" w:color="auto"/>
        <w:bottom w:val="none" w:sz="0" w:space="0" w:color="auto"/>
        <w:right w:val="none" w:sz="0" w:space="0" w:color="auto"/>
      </w:divBdr>
      <w:divsChild>
        <w:div w:id="1418164735">
          <w:marLeft w:val="0"/>
          <w:marRight w:val="0"/>
          <w:marTop w:val="0"/>
          <w:marBottom w:val="0"/>
          <w:divBdr>
            <w:top w:val="none" w:sz="0" w:space="0" w:color="auto"/>
            <w:left w:val="none" w:sz="0" w:space="0" w:color="auto"/>
            <w:bottom w:val="none" w:sz="0" w:space="0" w:color="auto"/>
            <w:right w:val="none" w:sz="0" w:space="0" w:color="auto"/>
          </w:divBdr>
          <w:divsChild>
            <w:div w:id="1915551833">
              <w:marLeft w:val="0"/>
              <w:marRight w:val="0"/>
              <w:marTop w:val="0"/>
              <w:marBottom w:val="0"/>
              <w:divBdr>
                <w:top w:val="none" w:sz="0" w:space="0" w:color="auto"/>
                <w:left w:val="none" w:sz="0" w:space="0" w:color="auto"/>
                <w:bottom w:val="none" w:sz="0" w:space="0" w:color="auto"/>
                <w:right w:val="none" w:sz="0" w:space="0" w:color="auto"/>
              </w:divBdr>
              <w:divsChild>
                <w:div w:id="1665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9241">
      <w:bodyDiv w:val="1"/>
      <w:marLeft w:val="0"/>
      <w:marRight w:val="0"/>
      <w:marTop w:val="0"/>
      <w:marBottom w:val="0"/>
      <w:divBdr>
        <w:top w:val="none" w:sz="0" w:space="0" w:color="auto"/>
        <w:left w:val="none" w:sz="0" w:space="0" w:color="auto"/>
        <w:bottom w:val="none" w:sz="0" w:space="0" w:color="auto"/>
        <w:right w:val="none" w:sz="0" w:space="0" w:color="auto"/>
      </w:divBdr>
      <w:divsChild>
        <w:div w:id="664436430">
          <w:marLeft w:val="0"/>
          <w:marRight w:val="0"/>
          <w:marTop w:val="0"/>
          <w:marBottom w:val="0"/>
          <w:divBdr>
            <w:top w:val="none" w:sz="0" w:space="0" w:color="auto"/>
            <w:left w:val="none" w:sz="0" w:space="0" w:color="auto"/>
            <w:bottom w:val="none" w:sz="0" w:space="0" w:color="auto"/>
            <w:right w:val="none" w:sz="0" w:space="0" w:color="auto"/>
          </w:divBdr>
        </w:div>
        <w:div w:id="1148589327">
          <w:marLeft w:val="0"/>
          <w:marRight w:val="0"/>
          <w:marTop w:val="0"/>
          <w:marBottom w:val="0"/>
          <w:divBdr>
            <w:top w:val="none" w:sz="0" w:space="0" w:color="auto"/>
            <w:left w:val="none" w:sz="0" w:space="0" w:color="auto"/>
            <w:bottom w:val="none" w:sz="0" w:space="0" w:color="auto"/>
            <w:right w:val="none" w:sz="0" w:space="0" w:color="auto"/>
          </w:divBdr>
        </w:div>
      </w:divsChild>
    </w:div>
    <w:div w:id="1914046064">
      <w:bodyDiv w:val="1"/>
      <w:marLeft w:val="0"/>
      <w:marRight w:val="0"/>
      <w:marTop w:val="0"/>
      <w:marBottom w:val="0"/>
      <w:divBdr>
        <w:top w:val="none" w:sz="0" w:space="0" w:color="auto"/>
        <w:left w:val="none" w:sz="0" w:space="0" w:color="auto"/>
        <w:bottom w:val="none" w:sz="0" w:space="0" w:color="auto"/>
        <w:right w:val="none" w:sz="0" w:space="0" w:color="auto"/>
      </w:divBdr>
    </w:div>
    <w:div w:id="2136675372">
      <w:bodyDiv w:val="1"/>
      <w:marLeft w:val="0"/>
      <w:marRight w:val="0"/>
      <w:marTop w:val="0"/>
      <w:marBottom w:val="0"/>
      <w:divBdr>
        <w:top w:val="none" w:sz="0" w:space="0" w:color="auto"/>
        <w:left w:val="none" w:sz="0" w:space="0" w:color="auto"/>
        <w:bottom w:val="none" w:sz="0" w:space="0" w:color="auto"/>
        <w:right w:val="none" w:sz="0" w:space="0" w:color="auto"/>
      </w:divBdr>
      <w:divsChild>
        <w:div w:id="465398291">
          <w:marLeft w:val="0"/>
          <w:marRight w:val="0"/>
          <w:marTop w:val="0"/>
          <w:marBottom w:val="0"/>
          <w:divBdr>
            <w:top w:val="none" w:sz="0" w:space="0" w:color="auto"/>
            <w:left w:val="none" w:sz="0" w:space="0" w:color="auto"/>
            <w:bottom w:val="none" w:sz="0" w:space="0" w:color="auto"/>
            <w:right w:val="none" w:sz="0" w:space="0" w:color="auto"/>
          </w:divBdr>
          <w:divsChild>
            <w:div w:id="1118455817">
              <w:marLeft w:val="0"/>
              <w:marRight w:val="0"/>
              <w:marTop w:val="0"/>
              <w:marBottom w:val="0"/>
              <w:divBdr>
                <w:top w:val="none" w:sz="0" w:space="0" w:color="auto"/>
                <w:left w:val="none" w:sz="0" w:space="0" w:color="auto"/>
                <w:bottom w:val="none" w:sz="0" w:space="0" w:color="auto"/>
                <w:right w:val="none" w:sz="0" w:space="0" w:color="auto"/>
              </w:divBdr>
              <w:divsChild>
                <w:div w:id="491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onlinelibrary.wiley.com/doi/full/10.1111/ele.12140" TargetMode="External"/><Relationship Id="rId18" Type="http://schemas.openxmlformats.org/officeDocument/2006/relationships/hyperlink" Target="http://www.iucnredlist.or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hyperlink" Target="https://besjournals.onlinelibrary.wiley.com/doi/10.1111/2041-210X.13029" TargetMode="External"/><Relationship Id="rId2" Type="http://schemas.openxmlformats.org/officeDocument/2006/relationships/numbering" Target="numbering.xml"/><Relationship Id="rId16" Type="http://schemas.openxmlformats.org/officeDocument/2006/relationships/hyperlink" Target="https://cran.r-project.org/package=RRPP"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www.sciencedirect.com/science/article/pii/S030438000500356X"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www2.unil.ch/biomapper/Download/Lobo-GloEcoBioGeo-200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995E1-A5BE-2C44-BE35-FA190EADD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6518</Words>
  <Characters>37159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Mellenthin, Lauren</cp:lastModifiedBy>
  <cp:revision>3</cp:revision>
  <dcterms:created xsi:type="dcterms:W3CDTF">2019-10-25T18:41:00Z</dcterms:created>
  <dcterms:modified xsi:type="dcterms:W3CDTF">2019-10-25T18:55:00Z</dcterms:modified>
</cp:coreProperties>
</file>