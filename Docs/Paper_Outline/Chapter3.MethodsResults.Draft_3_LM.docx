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B79B41" w14:textId="2B6D495F" w:rsidR="00A96EF9" w:rsidRPr="007659BC" w:rsidRDefault="007659BC">
      <w:pPr>
        <w:rPr>
          <w:rFonts w:ascii="Times New Roman" w:hAnsi="Times New Roman" w:cs="Times New Roman"/>
          <w:b/>
        </w:rPr>
      </w:pPr>
      <w:r w:rsidRPr="007659BC">
        <w:rPr>
          <w:rFonts w:ascii="Times New Roman" w:hAnsi="Times New Roman" w:cs="Times New Roman"/>
          <w:b/>
        </w:rPr>
        <w:t>Introduction</w:t>
      </w:r>
    </w:p>
    <w:p w14:paraId="1AA49D4D" w14:textId="38335A01" w:rsidR="007659BC" w:rsidRDefault="007659BC">
      <w:pPr>
        <w:rPr>
          <w:rFonts w:ascii="Times New Roman" w:hAnsi="Times New Roman" w:cs="Times New Roman"/>
          <w:sz w:val="28"/>
          <w:szCs w:val="28"/>
        </w:rPr>
      </w:pPr>
    </w:p>
    <w:p w14:paraId="2510B9B2" w14:textId="48F64E2F" w:rsidR="007659BC" w:rsidRDefault="007659BC" w:rsidP="007659BC">
      <w:pPr>
        <w:ind w:firstLine="720"/>
        <w:rPr>
          <w:rFonts w:ascii="Times New Roman" w:hAnsi="Times New Roman" w:cs="Times New Roman"/>
        </w:rPr>
      </w:pPr>
      <w:r>
        <w:rPr>
          <w:rFonts w:ascii="Times New Roman" w:hAnsi="Times New Roman" w:cs="Times New Roman"/>
        </w:rPr>
        <w:t>Understanding the macroevolutionary drivers behind ecological transitions is of major interest to evolutionary biologists…</w:t>
      </w:r>
    </w:p>
    <w:p w14:paraId="2C223B24" w14:textId="5588C5CF" w:rsidR="007659BC" w:rsidRDefault="007659BC" w:rsidP="007659BC">
      <w:pPr>
        <w:ind w:firstLine="720"/>
        <w:rPr>
          <w:rFonts w:ascii="Times New Roman" w:hAnsi="Times New Roman" w:cs="Times New Roman"/>
        </w:rPr>
      </w:pPr>
    </w:p>
    <w:p w14:paraId="7B196C70" w14:textId="1C048C6A" w:rsidR="007659BC" w:rsidRDefault="007659BC" w:rsidP="007659BC">
      <w:pPr>
        <w:ind w:firstLine="720"/>
        <w:rPr>
          <w:rFonts w:ascii="Times New Roman" w:hAnsi="Times New Roman" w:cs="Times New Roman"/>
        </w:rPr>
      </w:pPr>
      <w:proofErr w:type="spellStart"/>
      <w:r>
        <w:rPr>
          <w:rFonts w:ascii="Times New Roman" w:hAnsi="Times New Roman" w:cs="Times New Roman"/>
        </w:rPr>
        <w:t>Pleths</w:t>
      </w:r>
      <w:proofErr w:type="spellEnd"/>
      <w:r>
        <w:rPr>
          <w:rFonts w:ascii="Times New Roman" w:hAnsi="Times New Roman" w:cs="Times New Roman"/>
        </w:rPr>
        <w:t xml:space="preserve"> have an interesting history of microhabitat shifts (Baken and Adams </w:t>
      </w:r>
      <w:proofErr w:type="gramStart"/>
      <w:r>
        <w:rPr>
          <w:rFonts w:ascii="Times New Roman" w:hAnsi="Times New Roman" w:cs="Times New Roman"/>
        </w:rPr>
        <w:t>2019)…</w:t>
      </w:r>
      <w:proofErr w:type="gramEnd"/>
      <w:r>
        <w:rPr>
          <w:rFonts w:ascii="Times New Roman" w:hAnsi="Times New Roman" w:cs="Times New Roman"/>
        </w:rPr>
        <w:t xml:space="preserve"> but the causes and consequences of such shifts remains unclear.</w:t>
      </w:r>
    </w:p>
    <w:p w14:paraId="3B41FB45" w14:textId="77777777" w:rsidR="007659BC" w:rsidRPr="007659BC" w:rsidRDefault="007659BC" w:rsidP="007659BC">
      <w:pPr>
        <w:ind w:firstLine="720"/>
        <w:rPr>
          <w:rFonts w:ascii="Times New Roman" w:hAnsi="Times New Roman" w:cs="Times New Roman"/>
        </w:rPr>
      </w:pPr>
    </w:p>
    <w:p w14:paraId="1DCBBB39" w14:textId="4E433C4A" w:rsidR="00783C8E" w:rsidRPr="001F7131" w:rsidRDefault="007659BC" w:rsidP="007659BC">
      <w:pPr>
        <w:ind w:firstLine="720"/>
        <w:rPr>
          <w:rFonts w:ascii="Times New Roman" w:hAnsi="Times New Roman" w:cs="Times New Roman"/>
        </w:rPr>
      </w:pPr>
      <w:r>
        <w:rPr>
          <w:rFonts w:ascii="Times New Roman" w:hAnsi="Times New Roman" w:cs="Times New Roman"/>
        </w:rPr>
        <w:t xml:space="preserve">We suggest that large scale climatic patterns determine the availability of the arboreal niche in plethodontidae such that only under environmental conditions can salamanders successfully colonize arboreal microhabitats. </w:t>
      </w:r>
    </w:p>
    <w:p w14:paraId="3C226565" w14:textId="2489532B" w:rsidR="007659BC" w:rsidRDefault="007659BC" w:rsidP="007659BC">
      <w:pPr>
        <w:ind w:firstLine="720"/>
        <w:rPr>
          <w:rFonts w:ascii="Times New Roman" w:hAnsi="Times New Roman" w:cs="Times New Roman"/>
        </w:rPr>
      </w:pPr>
    </w:p>
    <w:p w14:paraId="2BDA2C6F" w14:textId="28478CA0" w:rsidR="007956DF" w:rsidRPr="001F7131" w:rsidRDefault="007659BC" w:rsidP="007659BC">
      <w:pPr>
        <w:ind w:firstLine="720"/>
        <w:rPr>
          <w:rFonts w:ascii="Times New Roman" w:hAnsi="Times New Roman" w:cs="Times New Roman"/>
        </w:rPr>
      </w:pPr>
      <w:r>
        <w:rPr>
          <w:rFonts w:ascii="Times New Roman" w:hAnsi="Times New Roman" w:cs="Times New Roman"/>
        </w:rPr>
        <w:t>In this study</w:t>
      </w:r>
      <w:r w:rsidR="007956DF" w:rsidRPr="001F7131">
        <w:rPr>
          <w:rFonts w:ascii="Times New Roman" w:hAnsi="Times New Roman" w:cs="Times New Roman"/>
        </w:rPr>
        <w:t xml:space="preserve">, we </w:t>
      </w:r>
      <w:proofErr w:type="gramStart"/>
      <w:r>
        <w:rPr>
          <w:rFonts w:ascii="Times New Roman" w:hAnsi="Times New Roman" w:cs="Times New Roman"/>
        </w:rPr>
        <w:t>analyzed  species</w:t>
      </w:r>
      <w:proofErr w:type="gramEnd"/>
      <w:r>
        <w:rPr>
          <w:rFonts w:ascii="Times New Roman" w:hAnsi="Times New Roman" w:cs="Times New Roman"/>
        </w:rPr>
        <w:t xml:space="preserve"> range and climate data from across new-world plethodontid species to test our assertion that climate limits microhabitat availability. We </w:t>
      </w:r>
      <w:r w:rsidR="003513E4">
        <w:rPr>
          <w:rFonts w:ascii="Times New Roman" w:hAnsi="Times New Roman" w:cs="Times New Roman"/>
        </w:rPr>
        <w:t>employed</w:t>
      </w:r>
      <w:r w:rsidR="007956DF" w:rsidRPr="001F7131">
        <w:rPr>
          <w:rFonts w:ascii="Times New Roman" w:hAnsi="Times New Roman" w:cs="Times New Roman"/>
        </w:rPr>
        <w:t xml:space="preserve"> two </w:t>
      </w:r>
      <w:r w:rsidR="003513E4">
        <w:rPr>
          <w:rFonts w:ascii="Times New Roman" w:hAnsi="Times New Roman" w:cs="Times New Roman"/>
        </w:rPr>
        <w:t>methodological frameworks</w:t>
      </w:r>
      <w:r w:rsidR="007956DF" w:rsidRPr="001F7131">
        <w:rPr>
          <w:rFonts w:ascii="Times New Roman" w:hAnsi="Times New Roman" w:cs="Times New Roman"/>
        </w:rPr>
        <w:t xml:space="preserve"> of </w:t>
      </w:r>
      <w:r w:rsidR="009A03CC" w:rsidRPr="001F7131">
        <w:rPr>
          <w:rFonts w:ascii="Times New Roman" w:hAnsi="Times New Roman" w:cs="Times New Roman"/>
        </w:rPr>
        <w:t xml:space="preserve">comparing the climatic differences between arboreal and terrestrial species </w:t>
      </w:r>
      <w:r w:rsidR="00F61988">
        <w:rPr>
          <w:rFonts w:ascii="Times New Roman" w:hAnsi="Times New Roman" w:cs="Times New Roman"/>
        </w:rPr>
        <w:t xml:space="preserve">distributional </w:t>
      </w:r>
      <w:r w:rsidR="009A03CC" w:rsidRPr="001F7131">
        <w:rPr>
          <w:rFonts w:ascii="Times New Roman" w:hAnsi="Times New Roman" w:cs="Times New Roman"/>
        </w:rPr>
        <w:t xml:space="preserve">ranges. First, we extract the climatic variables from each species range </w:t>
      </w:r>
      <w:r w:rsidR="003513E4">
        <w:rPr>
          <w:rFonts w:ascii="Times New Roman" w:hAnsi="Times New Roman" w:cs="Times New Roman"/>
        </w:rPr>
        <w:t>to give each species a summary of climatic variables</w:t>
      </w:r>
      <w:r w:rsidR="009A03CC" w:rsidRPr="001F7131">
        <w:rPr>
          <w:rFonts w:ascii="Times New Roman" w:hAnsi="Times New Roman" w:cs="Times New Roman"/>
        </w:rPr>
        <w:t xml:space="preserve">. Using these data, we conduct </w:t>
      </w:r>
      <w:r w:rsidR="007D281D">
        <w:rPr>
          <w:rFonts w:ascii="Times New Roman" w:hAnsi="Times New Roman" w:cs="Times New Roman"/>
        </w:rPr>
        <w:t xml:space="preserve">a series of </w:t>
      </w:r>
      <w:r w:rsidR="003513E4">
        <w:rPr>
          <w:rFonts w:ascii="Times New Roman" w:hAnsi="Times New Roman" w:cs="Times New Roman"/>
        </w:rPr>
        <w:t xml:space="preserve">phylogenetic </w:t>
      </w:r>
      <w:r w:rsidR="009A03CC" w:rsidRPr="001F7131">
        <w:rPr>
          <w:rFonts w:ascii="Times New Roman" w:hAnsi="Times New Roman" w:cs="Times New Roman"/>
        </w:rPr>
        <w:t xml:space="preserve">ANOVAs to test </w:t>
      </w:r>
      <w:r w:rsidR="003513E4">
        <w:rPr>
          <w:rFonts w:ascii="Times New Roman" w:hAnsi="Times New Roman" w:cs="Times New Roman"/>
        </w:rPr>
        <w:t xml:space="preserve">how </w:t>
      </w:r>
      <w:r w:rsidR="009A03CC" w:rsidRPr="001F7131">
        <w:rPr>
          <w:rFonts w:ascii="Times New Roman" w:hAnsi="Times New Roman" w:cs="Times New Roman"/>
        </w:rPr>
        <w:t xml:space="preserve">arboreal and terrestrial species differ in the climate they </w:t>
      </w:r>
      <w:r w:rsidR="007D281D">
        <w:rPr>
          <w:rFonts w:ascii="Times New Roman" w:hAnsi="Times New Roman" w:cs="Times New Roman"/>
        </w:rPr>
        <w:t>live in</w:t>
      </w:r>
      <w:r w:rsidR="009A03CC" w:rsidRPr="001F7131">
        <w:rPr>
          <w:rFonts w:ascii="Times New Roman" w:hAnsi="Times New Roman" w:cs="Times New Roman"/>
        </w:rPr>
        <w:t xml:space="preserve">. Second, we employ ecological niche modeling methods to </w:t>
      </w:r>
      <w:r w:rsidR="003513E4">
        <w:rPr>
          <w:rFonts w:ascii="Times New Roman" w:hAnsi="Times New Roman" w:cs="Times New Roman"/>
        </w:rPr>
        <w:t xml:space="preserve">define the </w:t>
      </w:r>
      <w:r w:rsidR="007D281D">
        <w:rPr>
          <w:rFonts w:ascii="Times New Roman" w:hAnsi="Times New Roman" w:cs="Times New Roman"/>
        </w:rPr>
        <w:t xml:space="preserve">overall similarity in arboreal and terrestrial niche and compare </w:t>
      </w:r>
      <w:r w:rsidR="00F61988">
        <w:rPr>
          <w:rFonts w:ascii="Times New Roman" w:hAnsi="Times New Roman" w:cs="Times New Roman"/>
        </w:rPr>
        <w:t xml:space="preserve">broad continental suitability </w:t>
      </w:r>
      <w:r w:rsidR="007D281D">
        <w:rPr>
          <w:rFonts w:ascii="Times New Roman" w:hAnsi="Times New Roman" w:cs="Times New Roman"/>
        </w:rPr>
        <w:t>to species distributions</w:t>
      </w:r>
      <w:r w:rsidR="00F61988">
        <w:rPr>
          <w:rFonts w:ascii="Times New Roman" w:hAnsi="Times New Roman" w:cs="Times New Roman"/>
        </w:rPr>
        <w:t>.</w:t>
      </w:r>
      <w:r w:rsidR="009A03CC" w:rsidRPr="001F7131">
        <w:rPr>
          <w:rFonts w:ascii="Times New Roman" w:hAnsi="Times New Roman" w:cs="Times New Roman"/>
        </w:rPr>
        <w:t xml:space="preserve"> Using these two approaches, we are able to show from several different perspectives that </w:t>
      </w:r>
      <w:r w:rsidR="007D281D">
        <w:rPr>
          <w:rFonts w:ascii="Times New Roman" w:hAnsi="Times New Roman" w:cs="Times New Roman"/>
        </w:rPr>
        <w:t>microhabitat suitability may be driven by large scale climatic patterns</w:t>
      </w:r>
      <w:r w:rsidR="009A03CC" w:rsidRPr="001F7131">
        <w:rPr>
          <w:rFonts w:ascii="Times New Roman" w:hAnsi="Times New Roman" w:cs="Times New Roman"/>
        </w:rPr>
        <w:t>.</w:t>
      </w:r>
    </w:p>
    <w:p w14:paraId="6BE77709" w14:textId="77777777" w:rsidR="009A03CC" w:rsidRPr="001F7131" w:rsidRDefault="009A03CC">
      <w:pPr>
        <w:rPr>
          <w:rFonts w:ascii="Times New Roman" w:hAnsi="Times New Roman" w:cs="Times New Roman"/>
        </w:rPr>
      </w:pPr>
    </w:p>
    <w:p w14:paraId="29CE96DF" w14:textId="77777777" w:rsidR="00783C8E" w:rsidRPr="001F7131" w:rsidRDefault="00783C8E">
      <w:pPr>
        <w:rPr>
          <w:rFonts w:ascii="Times New Roman" w:hAnsi="Times New Roman" w:cs="Times New Roman"/>
          <w:b/>
        </w:rPr>
      </w:pPr>
      <w:r w:rsidRPr="001F7131">
        <w:rPr>
          <w:rFonts w:ascii="Times New Roman" w:hAnsi="Times New Roman" w:cs="Times New Roman"/>
          <w:b/>
        </w:rPr>
        <w:t>Methods</w:t>
      </w:r>
    </w:p>
    <w:p w14:paraId="4C2AD2A3" w14:textId="77777777" w:rsidR="00385C21" w:rsidRDefault="00385C21">
      <w:pPr>
        <w:rPr>
          <w:rFonts w:ascii="Times New Roman" w:hAnsi="Times New Roman" w:cs="Times New Roman"/>
        </w:rPr>
      </w:pPr>
    </w:p>
    <w:p w14:paraId="3F8657CD" w14:textId="56ADB5EF" w:rsidR="00385C21" w:rsidRDefault="00385C21">
      <w:pPr>
        <w:rPr>
          <w:rFonts w:ascii="Times New Roman" w:hAnsi="Times New Roman" w:cs="Times New Roman"/>
        </w:rPr>
      </w:pPr>
      <w:r>
        <w:rPr>
          <w:rFonts w:ascii="Times New Roman" w:hAnsi="Times New Roman" w:cs="Times New Roman"/>
        </w:rPr>
        <w:tab/>
        <w:t>What is our species sampling actually???? Distributions says 311. Microhabitat sa</w:t>
      </w:r>
      <w:r w:rsidR="00863EE9">
        <w:rPr>
          <w:rFonts w:ascii="Times New Roman" w:hAnsi="Times New Roman" w:cs="Times New Roman"/>
        </w:rPr>
        <w:t>id</w:t>
      </w:r>
      <w:r>
        <w:rPr>
          <w:rFonts w:ascii="Times New Roman" w:hAnsi="Times New Roman" w:cs="Times New Roman"/>
        </w:rPr>
        <w:t xml:space="preserve"> 302.</w:t>
      </w:r>
    </w:p>
    <w:p w14:paraId="2399795A" w14:textId="77777777" w:rsidR="00385C21" w:rsidRPr="00385C21" w:rsidRDefault="00385C21">
      <w:pPr>
        <w:rPr>
          <w:rFonts w:ascii="Times New Roman" w:hAnsi="Times New Roman" w:cs="Times New Roman"/>
        </w:rPr>
      </w:pPr>
    </w:p>
    <w:p w14:paraId="5AC5303C" w14:textId="77777777" w:rsidR="00783C8E" w:rsidRPr="001F7131" w:rsidRDefault="00783C8E">
      <w:pPr>
        <w:rPr>
          <w:rFonts w:ascii="Times New Roman" w:hAnsi="Times New Roman" w:cs="Times New Roman"/>
          <w:u w:val="single"/>
        </w:rPr>
      </w:pPr>
      <w:r w:rsidRPr="001F7131">
        <w:rPr>
          <w:rFonts w:ascii="Times New Roman" w:hAnsi="Times New Roman" w:cs="Times New Roman"/>
          <w:u w:val="single"/>
        </w:rPr>
        <w:t>Microhabitat Use</w:t>
      </w:r>
    </w:p>
    <w:p w14:paraId="704471DE" w14:textId="40324732" w:rsidR="000D22CB" w:rsidRDefault="00303434">
      <w:pPr>
        <w:rPr>
          <w:rFonts w:ascii="Times New Roman" w:hAnsi="Times New Roman" w:cs="Times New Roman"/>
        </w:rPr>
      </w:pPr>
      <w:r w:rsidRPr="00303434">
        <w:rPr>
          <w:rFonts w:ascii="Times New Roman" w:hAnsi="Times New Roman" w:cs="Times New Roman"/>
          <w:i/>
        </w:rPr>
        <w:tab/>
      </w:r>
      <w:r w:rsidR="000D22CB">
        <w:rPr>
          <w:rFonts w:ascii="Times New Roman" w:hAnsi="Times New Roman" w:cs="Times New Roman"/>
        </w:rPr>
        <w:t xml:space="preserve">We classified </w:t>
      </w:r>
      <w:r w:rsidR="00385C21">
        <w:rPr>
          <w:rFonts w:ascii="Times New Roman" w:hAnsi="Times New Roman" w:cs="Times New Roman"/>
        </w:rPr>
        <w:t>species</w:t>
      </w:r>
      <w:r w:rsidR="000D22CB">
        <w:rPr>
          <w:rFonts w:ascii="Times New Roman" w:hAnsi="Times New Roman" w:cs="Times New Roman"/>
        </w:rPr>
        <w:t xml:space="preserve"> in terms of primary and</w:t>
      </w:r>
      <w:r w:rsidR="009F3208">
        <w:rPr>
          <w:rFonts w:ascii="Times New Roman" w:hAnsi="Times New Roman" w:cs="Times New Roman"/>
        </w:rPr>
        <w:t>, where applicable, secondary</w:t>
      </w:r>
      <w:r w:rsidR="000358DC">
        <w:rPr>
          <w:rFonts w:ascii="Times New Roman" w:hAnsi="Times New Roman" w:cs="Times New Roman"/>
        </w:rPr>
        <w:t xml:space="preserve"> </w:t>
      </w:r>
      <w:r w:rsidR="009F3208">
        <w:rPr>
          <w:rFonts w:ascii="Times New Roman" w:hAnsi="Times New Roman" w:cs="Times New Roman"/>
        </w:rPr>
        <w:t>adult microhabitat</w:t>
      </w:r>
      <w:r w:rsidR="00A32511">
        <w:rPr>
          <w:rFonts w:ascii="Times New Roman" w:hAnsi="Times New Roman" w:cs="Times New Roman"/>
        </w:rPr>
        <w:t xml:space="preserve"> use</w:t>
      </w:r>
      <w:r w:rsidR="001210BA">
        <w:rPr>
          <w:rFonts w:ascii="Times New Roman" w:hAnsi="Times New Roman" w:cs="Times New Roman"/>
        </w:rPr>
        <w:t xml:space="preserve"> </w:t>
      </w:r>
      <w:r w:rsidR="00B174E7">
        <w:rPr>
          <w:rFonts w:ascii="Times New Roman" w:hAnsi="Times New Roman" w:cs="Times New Roman"/>
        </w:rPr>
        <w:t>based on</w:t>
      </w:r>
      <w:r w:rsidR="001210BA">
        <w:rPr>
          <w:rFonts w:ascii="Times New Roman" w:hAnsi="Times New Roman" w:cs="Times New Roman"/>
        </w:rPr>
        <w:t xml:space="preserve"> primary literature, species descriptions, field observations, and the IUCN (2010) and AmphibiaWeb (2016) databases</w:t>
      </w:r>
      <w:r w:rsidR="009050C0">
        <w:rPr>
          <w:rFonts w:ascii="Times New Roman" w:hAnsi="Times New Roman" w:cs="Times New Roman"/>
        </w:rPr>
        <w:t>. Due to the non-discrete nature of microhabitat use in salamanders, we employed six distinct classification schemes (</w:t>
      </w:r>
      <w:r w:rsidR="00A32511">
        <w:rPr>
          <w:rFonts w:ascii="Times New Roman" w:hAnsi="Times New Roman" w:cs="Times New Roman"/>
        </w:rPr>
        <w:t xml:space="preserve">referred to as </w:t>
      </w:r>
      <w:r w:rsidR="009050C0">
        <w:rPr>
          <w:rFonts w:ascii="Times New Roman" w:hAnsi="Times New Roman" w:cs="Times New Roman"/>
        </w:rPr>
        <w:t>6-M, 6-L, 7-M, 7-L, 6-McM, and 6-McL</w:t>
      </w:r>
      <w:r w:rsidR="002019F2">
        <w:rPr>
          <w:rFonts w:ascii="Times New Roman" w:hAnsi="Times New Roman" w:cs="Times New Roman"/>
        </w:rPr>
        <w:t>; Table 1</w:t>
      </w:r>
      <w:r w:rsidR="009050C0">
        <w:rPr>
          <w:rFonts w:ascii="Times New Roman" w:hAnsi="Times New Roman" w:cs="Times New Roman"/>
        </w:rPr>
        <w:t xml:space="preserve">) </w:t>
      </w:r>
      <w:r w:rsidR="00A06AC3">
        <w:rPr>
          <w:rFonts w:ascii="Times New Roman" w:hAnsi="Times New Roman" w:cs="Times New Roman"/>
        </w:rPr>
        <w:t>that differentially combine information from</w:t>
      </w:r>
      <w:r w:rsidR="009050C0">
        <w:rPr>
          <w:rFonts w:ascii="Times New Roman" w:hAnsi="Times New Roman" w:cs="Times New Roman"/>
        </w:rPr>
        <w:t xml:space="preserve"> the primary and secondary microhabitats into a single category (</w:t>
      </w:r>
      <w:r w:rsidR="009050C0" w:rsidRPr="000358DC">
        <w:rPr>
          <w:rFonts w:ascii="Times New Roman" w:hAnsi="Times New Roman" w:cs="Times New Roman"/>
        </w:rPr>
        <w:t>terrestrial</w:t>
      </w:r>
      <w:r w:rsidR="009050C0">
        <w:rPr>
          <w:rFonts w:ascii="Times New Roman" w:hAnsi="Times New Roman" w:cs="Times New Roman"/>
        </w:rPr>
        <w:t xml:space="preserve">: T, arboreal: A, aquatic: W, semi-aquatic: SW, cave-dwelling: C, fossorial: F, or saxicolous: S) </w:t>
      </w:r>
      <w:r w:rsidR="000358DC">
        <w:rPr>
          <w:rFonts w:ascii="Times New Roman" w:hAnsi="Times New Roman" w:cs="Times New Roman"/>
        </w:rPr>
        <w:t xml:space="preserve">following Baken and Adams </w:t>
      </w:r>
      <w:r w:rsidR="009F3208">
        <w:rPr>
          <w:rFonts w:ascii="Times New Roman" w:hAnsi="Times New Roman" w:cs="Times New Roman"/>
        </w:rPr>
        <w:t>(</w:t>
      </w:r>
      <w:r w:rsidR="00A32511">
        <w:rPr>
          <w:rFonts w:ascii="Times New Roman" w:hAnsi="Times New Roman" w:cs="Times New Roman"/>
        </w:rPr>
        <w:t>2019</w:t>
      </w:r>
      <w:r w:rsidR="009F3208">
        <w:rPr>
          <w:rFonts w:ascii="Times New Roman" w:hAnsi="Times New Roman" w:cs="Times New Roman"/>
        </w:rPr>
        <w:t xml:space="preserve">). </w:t>
      </w:r>
      <w:r w:rsidR="000D22CB">
        <w:rPr>
          <w:rFonts w:ascii="Times New Roman" w:hAnsi="Times New Roman" w:cs="Times New Roman"/>
        </w:rPr>
        <w:t xml:space="preserve">Briefly, these six classification schemes </w:t>
      </w:r>
      <w:r w:rsidR="009050C0">
        <w:rPr>
          <w:rFonts w:ascii="Times New Roman" w:hAnsi="Times New Roman" w:cs="Times New Roman"/>
        </w:rPr>
        <w:t xml:space="preserve">are defined by </w:t>
      </w:r>
      <w:r w:rsidR="000D22CB">
        <w:rPr>
          <w:rFonts w:ascii="Times New Roman" w:hAnsi="Times New Roman" w:cs="Times New Roman"/>
        </w:rPr>
        <w:t xml:space="preserve">three criteria: </w:t>
      </w:r>
      <w:r w:rsidR="009F3208">
        <w:rPr>
          <w:rFonts w:ascii="Times New Roman" w:hAnsi="Times New Roman" w:cs="Times New Roman"/>
        </w:rPr>
        <w:t xml:space="preserve">the treatment of ‘semi-aquatic’ as </w:t>
      </w:r>
      <w:r w:rsidR="000358DC">
        <w:rPr>
          <w:rFonts w:ascii="Times New Roman" w:hAnsi="Times New Roman" w:cs="Times New Roman"/>
        </w:rPr>
        <w:t>a</w:t>
      </w:r>
      <w:r w:rsidR="009F3208">
        <w:rPr>
          <w:rFonts w:ascii="Times New Roman" w:hAnsi="Times New Roman" w:cs="Times New Roman"/>
        </w:rPr>
        <w:t xml:space="preserve"> category</w:t>
      </w:r>
      <w:r w:rsidR="000358DC">
        <w:rPr>
          <w:rFonts w:ascii="Times New Roman" w:hAnsi="Times New Roman" w:cs="Times New Roman"/>
        </w:rPr>
        <w:t xml:space="preserve"> distinct from ‘terrestrial’ and ‘aquatic’</w:t>
      </w:r>
      <w:r w:rsidR="00B3090A">
        <w:rPr>
          <w:rFonts w:ascii="Times New Roman" w:hAnsi="Times New Roman" w:cs="Times New Roman"/>
        </w:rPr>
        <w:t xml:space="preserve"> (7- schemes use SW</w:t>
      </w:r>
      <w:r w:rsidR="002019F2">
        <w:rPr>
          <w:rFonts w:ascii="Times New Roman" w:hAnsi="Times New Roman" w:cs="Times New Roman"/>
        </w:rPr>
        <w:t>, 6- schemes do not</w:t>
      </w:r>
      <w:r w:rsidR="00B3090A">
        <w:rPr>
          <w:rFonts w:ascii="Times New Roman" w:hAnsi="Times New Roman" w:cs="Times New Roman"/>
        </w:rPr>
        <w:t>)</w:t>
      </w:r>
      <w:r w:rsidR="009F3208">
        <w:rPr>
          <w:rFonts w:ascii="Times New Roman" w:hAnsi="Times New Roman" w:cs="Times New Roman"/>
        </w:rPr>
        <w:t xml:space="preserve">, </w:t>
      </w:r>
      <w:r w:rsidR="006B29C9">
        <w:rPr>
          <w:rFonts w:ascii="Times New Roman" w:hAnsi="Times New Roman" w:cs="Times New Roman"/>
        </w:rPr>
        <w:t xml:space="preserve">the data source defining arboreality (-Mc- schemes use the </w:t>
      </w:r>
      <w:r w:rsidR="002019F2">
        <w:rPr>
          <w:rFonts w:ascii="Times New Roman" w:hAnsi="Times New Roman" w:cs="Times New Roman"/>
        </w:rPr>
        <w:t>McEntire’s definition</w:t>
      </w:r>
      <w:r w:rsidR="006B29C9">
        <w:rPr>
          <w:rFonts w:ascii="Times New Roman" w:hAnsi="Times New Roman" w:cs="Times New Roman"/>
        </w:rPr>
        <w:t xml:space="preserve"> of arboreality</w:t>
      </w:r>
      <w:r w:rsidR="002019F2">
        <w:rPr>
          <w:rFonts w:ascii="Times New Roman" w:hAnsi="Times New Roman" w:cs="Times New Roman"/>
        </w:rPr>
        <w:t>;</w:t>
      </w:r>
      <w:r w:rsidR="006B29C9">
        <w:rPr>
          <w:rFonts w:ascii="Times New Roman" w:hAnsi="Times New Roman" w:cs="Times New Roman"/>
        </w:rPr>
        <w:t xml:space="preserve"> 2016), </w:t>
      </w:r>
      <w:r w:rsidR="009F3208">
        <w:rPr>
          <w:rFonts w:ascii="Times New Roman" w:hAnsi="Times New Roman" w:cs="Times New Roman"/>
        </w:rPr>
        <w:t>and the consideration of secondary microhabitats (majority-rule</w:t>
      </w:r>
      <w:r w:rsidR="00A32511">
        <w:rPr>
          <w:rFonts w:ascii="Times New Roman" w:hAnsi="Times New Roman" w:cs="Times New Roman"/>
        </w:rPr>
        <w:t xml:space="preserve">, </w:t>
      </w:r>
      <w:r w:rsidR="00B3090A">
        <w:rPr>
          <w:rFonts w:ascii="Times New Roman" w:hAnsi="Times New Roman" w:cs="Times New Roman"/>
        </w:rPr>
        <w:t>-</w:t>
      </w:r>
      <w:r w:rsidR="00A32511">
        <w:rPr>
          <w:rFonts w:ascii="Times New Roman" w:hAnsi="Times New Roman" w:cs="Times New Roman"/>
        </w:rPr>
        <w:t>M,</w:t>
      </w:r>
      <w:r w:rsidR="009F3208">
        <w:rPr>
          <w:rFonts w:ascii="Times New Roman" w:hAnsi="Times New Roman" w:cs="Times New Roman"/>
        </w:rPr>
        <w:t xml:space="preserve"> dictates that primary microhabitat</w:t>
      </w:r>
      <w:r w:rsidR="000358DC">
        <w:rPr>
          <w:rFonts w:ascii="Times New Roman" w:hAnsi="Times New Roman" w:cs="Times New Roman"/>
        </w:rPr>
        <w:t xml:space="preserve"> is used</w:t>
      </w:r>
      <w:r w:rsidR="009F3208">
        <w:rPr>
          <w:rFonts w:ascii="Times New Roman" w:hAnsi="Times New Roman" w:cs="Times New Roman"/>
        </w:rPr>
        <w:t xml:space="preserve">, whereas </w:t>
      </w:r>
      <w:r w:rsidR="002019F2">
        <w:rPr>
          <w:rFonts w:ascii="Times New Roman" w:hAnsi="Times New Roman" w:cs="Times New Roman"/>
        </w:rPr>
        <w:t xml:space="preserve">the </w:t>
      </w:r>
      <w:r w:rsidR="009F3208">
        <w:rPr>
          <w:rFonts w:ascii="Times New Roman" w:hAnsi="Times New Roman" w:cs="Times New Roman"/>
        </w:rPr>
        <w:t>lenient</w:t>
      </w:r>
      <w:r w:rsidR="002019F2">
        <w:rPr>
          <w:rFonts w:ascii="Times New Roman" w:hAnsi="Times New Roman" w:cs="Times New Roman"/>
        </w:rPr>
        <w:t xml:space="preserve"> </w:t>
      </w:r>
      <w:r w:rsidR="009F3208">
        <w:rPr>
          <w:rFonts w:ascii="Times New Roman" w:hAnsi="Times New Roman" w:cs="Times New Roman"/>
        </w:rPr>
        <w:t>approach</w:t>
      </w:r>
      <w:r w:rsidR="002019F2">
        <w:rPr>
          <w:rFonts w:ascii="Times New Roman" w:hAnsi="Times New Roman" w:cs="Times New Roman"/>
        </w:rPr>
        <w:t>, -L,</w:t>
      </w:r>
      <w:r w:rsidR="000358DC">
        <w:rPr>
          <w:rFonts w:ascii="Times New Roman" w:hAnsi="Times New Roman" w:cs="Times New Roman"/>
        </w:rPr>
        <w:t xml:space="preserve"> </w:t>
      </w:r>
      <w:r w:rsidR="009F3208">
        <w:rPr>
          <w:rFonts w:ascii="Times New Roman" w:hAnsi="Times New Roman" w:cs="Times New Roman"/>
        </w:rPr>
        <w:t>consider</w:t>
      </w:r>
      <w:r w:rsidR="000358DC">
        <w:rPr>
          <w:rFonts w:ascii="Times New Roman" w:hAnsi="Times New Roman" w:cs="Times New Roman"/>
        </w:rPr>
        <w:t>s</w:t>
      </w:r>
      <w:r w:rsidR="009F3208">
        <w:rPr>
          <w:rFonts w:ascii="Times New Roman" w:hAnsi="Times New Roman" w:cs="Times New Roman"/>
        </w:rPr>
        <w:t xml:space="preserve"> a species as non-terrestrial </w:t>
      </w:r>
      <w:r w:rsidR="001A4A9C">
        <w:rPr>
          <w:rFonts w:ascii="Times New Roman" w:hAnsi="Times New Roman" w:cs="Times New Roman"/>
        </w:rPr>
        <w:t>if either their primary or secondary microhabitat is non-terrestrial</w:t>
      </w:r>
      <w:r w:rsidR="000358DC">
        <w:rPr>
          <w:rFonts w:ascii="Times New Roman" w:hAnsi="Times New Roman" w:cs="Times New Roman"/>
        </w:rPr>
        <w:t>; Table 1</w:t>
      </w:r>
      <w:r w:rsidR="009F3208">
        <w:rPr>
          <w:rFonts w:ascii="Times New Roman" w:hAnsi="Times New Roman" w:cs="Times New Roman"/>
        </w:rPr>
        <w:t xml:space="preserve">). </w:t>
      </w:r>
      <w:r w:rsidR="00B3090A">
        <w:rPr>
          <w:rFonts w:ascii="Times New Roman" w:hAnsi="Times New Roman" w:cs="Times New Roman"/>
        </w:rPr>
        <w:t>T</w:t>
      </w:r>
      <w:r w:rsidR="001A4A9C">
        <w:rPr>
          <w:rFonts w:ascii="Times New Roman" w:hAnsi="Times New Roman" w:cs="Times New Roman"/>
        </w:rPr>
        <w:t>hree</w:t>
      </w:r>
      <w:r w:rsidR="009F3208">
        <w:rPr>
          <w:rFonts w:ascii="Times New Roman" w:hAnsi="Times New Roman" w:cs="Times New Roman"/>
        </w:rPr>
        <w:t xml:space="preserve"> species</w:t>
      </w:r>
      <w:r w:rsidR="001210BA">
        <w:rPr>
          <w:rFonts w:ascii="Times New Roman" w:hAnsi="Times New Roman" w:cs="Times New Roman"/>
        </w:rPr>
        <w:t xml:space="preserve"> </w:t>
      </w:r>
      <w:r w:rsidR="00F5701D">
        <w:rPr>
          <w:rFonts w:ascii="Times New Roman" w:hAnsi="Times New Roman" w:cs="Times New Roman"/>
        </w:rPr>
        <w:t xml:space="preserve">were </w:t>
      </w:r>
      <w:r w:rsidR="006B29C9">
        <w:rPr>
          <w:rFonts w:ascii="Times New Roman" w:hAnsi="Times New Roman" w:cs="Times New Roman"/>
        </w:rPr>
        <w:t xml:space="preserve">classified as </w:t>
      </w:r>
      <w:r w:rsidR="00F5701D">
        <w:rPr>
          <w:rFonts w:ascii="Times New Roman" w:hAnsi="Times New Roman" w:cs="Times New Roman"/>
        </w:rPr>
        <w:t xml:space="preserve">non-terrestrial for both primary and secondary microhabitats </w:t>
      </w:r>
      <w:r w:rsidR="001A4A9C">
        <w:rPr>
          <w:rFonts w:ascii="Times New Roman" w:hAnsi="Times New Roman" w:cs="Times New Roman"/>
        </w:rPr>
        <w:t>(</w:t>
      </w:r>
      <w:proofErr w:type="spellStart"/>
      <w:r w:rsidR="001A4A9C" w:rsidRPr="001A4A9C">
        <w:rPr>
          <w:rFonts w:ascii="Times New Roman" w:hAnsi="Times New Roman" w:cs="Times New Roman"/>
          <w:i/>
        </w:rPr>
        <w:t>Aneides</w:t>
      </w:r>
      <w:proofErr w:type="spellEnd"/>
      <w:r w:rsidR="001A4A9C" w:rsidRPr="001A4A9C">
        <w:rPr>
          <w:rFonts w:ascii="Times New Roman" w:hAnsi="Times New Roman" w:cs="Times New Roman"/>
          <w:i/>
        </w:rPr>
        <w:t xml:space="preserve"> </w:t>
      </w:r>
      <w:proofErr w:type="spellStart"/>
      <w:r w:rsidR="001A4A9C" w:rsidRPr="001A4A9C">
        <w:rPr>
          <w:rFonts w:ascii="Times New Roman" w:hAnsi="Times New Roman" w:cs="Times New Roman"/>
          <w:i/>
        </w:rPr>
        <w:t>aneus</w:t>
      </w:r>
      <w:proofErr w:type="spellEnd"/>
      <w:r w:rsidR="001A4A9C">
        <w:rPr>
          <w:rFonts w:ascii="Times New Roman" w:hAnsi="Times New Roman" w:cs="Times New Roman"/>
        </w:rPr>
        <w:t xml:space="preserve"> and </w:t>
      </w:r>
      <w:r w:rsidR="001A4A9C" w:rsidRPr="001A4A9C">
        <w:rPr>
          <w:rFonts w:ascii="Times New Roman" w:hAnsi="Times New Roman" w:cs="Times New Roman"/>
          <w:i/>
        </w:rPr>
        <w:t xml:space="preserve">Bolitoglossa </w:t>
      </w:r>
      <w:proofErr w:type="spellStart"/>
      <w:r w:rsidR="001A4A9C" w:rsidRPr="001A4A9C">
        <w:rPr>
          <w:rFonts w:ascii="Times New Roman" w:hAnsi="Times New Roman" w:cs="Times New Roman"/>
          <w:i/>
        </w:rPr>
        <w:t>hartwegi</w:t>
      </w:r>
      <w:proofErr w:type="spellEnd"/>
      <w:r w:rsidR="001A4A9C">
        <w:rPr>
          <w:rFonts w:ascii="Times New Roman" w:hAnsi="Times New Roman" w:cs="Times New Roman"/>
        </w:rPr>
        <w:t xml:space="preserve">: saxicolous-arboreal; </w:t>
      </w:r>
      <w:r w:rsidR="001A4A9C" w:rsidRPr="001A4A9C">
        <w:rPr>
          <w:rFonts w:ascii="Times New Roman" w:hAnsi="Times New Roman" w:cs="Times New Roman"/>
          <w:i/>
        </w:rPr>
        <w:t xml:space="preserve">Eurycea </w:t>
      </w:r>
      <w:proofErr w:type="spellStart"/>
      <w:r w:rsidR="001A4A9C" w:rsidRPr="001A4A9C">
        <w:rPr>
          <w:rFonts w:ascii="Times New Roman" w:hAnsi="Times New Roman" w:cs="Times New Roman"/>
          <w:i/>
        </w:rPr>
        <w:t>spelaea</w:t>
      </w:r>
      <w:proofErr w:type="spellEnd"/>
      <w:r w:rsidR="001A4A9C">
        <w:rPr>
          <w:rFonts w:ascii="Times New Roman" w:hAnsi="Times New Roman" w:cs="Times New Roman"/>
        </w:rPr>
        <w:t>: cave-aquatic)</w:t>
      </w:r>
      <w:r w:rsidR="002019F2">
        <w:rPr>
          <w:rFonts w:ascii="Times New Roman" w:hAnsi="Times New Roman" w:cs="Times New Roman"/>
        </w:rPr>
        <w:t>.</w:t>
      </w:r>
      <w:r w:rsidR="009F3208">
        <w:rPr>
          <w:rFonts w:ascii="Times New Roman" w:hAnsi="Times New Roman" w:cs="Times New Roman"/>
        </w:rPr>
        <w:t xml:space="preserve"> </w:t>
      </w:r>
      <w:r w:rsidR="002019F2">
        <w:rPr>
          <w:rFonts w:ascii="Times New Roman" w:hAnsi="Times New Roman" w:cs="Times New Roman"/>
        </w:rPr>
        <w:t>I</w:t>
      </w:r>
      <w:r w:rsidR="009F3208">
        <w:rPr>
          <w:rFonts w:ascii="Times New Roman" w:hAnsi="Times New Roman" w:cs="Times New Roman"/>
        </w:rPr>
        <w:t>n th</w:t>
      </w:r>
      <w:r w:rsidR="002019F2">
        <w:rPr>
          <w:rFonts w:ascii="Times New Roman" w:hAnsi="Times New Roman" w:cs="Times New Roman"/>
        </w:rPr>
        <w:t>e</w:t>
      </w:r>
      <w:r w:rsidR="009F3208">
        <w:rPr>
          <w:rFonts w:ascii="Times New Roman" w:hAnsi="Times New Roman" w:cs="Times New Roman"/>
        </w:rPr>
        <w:t xml:space="preserve">se cases, </w:t>
      </w:r>
      <w:r w:rsidR="001A4A9C">
        <w:rPr>
          <w:rFonts w:ascii="Times New Roman" w:hAnsi="Times New Roman" w:cs="Times New Roman"/>
        </w:rPr>
        <w:t>the primary</w:t>
      </w:r>
      <w:r w:rsidR="000358DC">
        <w:rPr>
          <w:rFonts w:ascii="Times New Roman" w:hAnsi="Times New Roman" w:cs="Times New Roman"/>
        </w:rPr>
        <w:t xml:space="preserve"> microhabitat</w:t>
      </w:r>
      <w:r w:rsidR="002019F2">
        <w:rPr>
          <w:rFonts w:ascii="Times New Roman" w:hAnsi="Times New Roman" w:cs="Times New Roman"/>
        </w:rPr>
        <w:t xml:space="preserve"> was retained in the lenient classification schemes</w:t>
      </w:r>
      <w:r w:rsidR="000358DC">
        <w:rPr>
          <w:rFonts w:ascii="Times New Roman" w:hAnsi="Times New Roman" w:cs="Times New Roman"/>
        </w:rPr>
        <w:t xml:space="preserve">. </w:t>
      </w:r>
      <w:r w:rsidR="00A06AC3">
        <w:rPr>
          <w:rFonts w:ascii="Times New Roman" w:hAnsi="Times New Roman" w:cs="Times New Roman"/>
        </w:rPr>
        <w:t xml:space="preserve">As most results are consistent across all classification schemes, we report the 6-M </w:t>
      </w:r>
      <w:r w:rsidR="00A06AC3">
        <w:rPr>
          <w:rFonts w:ascii="Times New Roman" w:hAnsi="Times New Roman" w:cs="Times New Roman"/>
        </w:rPr>
        <w:lastRenderedPageBreak/>
        <w:t>results in the main text</w:t>
      </w:r>
      <w:r w:rsidR="006B29C9">
        <w:rPr>
          <w:rFonts w:ascii="Times New Roman" w:hAnsi="Times New Roman" w:cs="Times New Roman"/>
        </w:rPr>
        <w:t xml:space="preserve"> and</w:t>
      </w:r>
      <w:r w:rsidR="00A83D25">
        <w:rPr>
          <w:rFonts w:ascii="Times New Roman" w:hAnsi="Times New Roman" w:cs="Times New Roman"/>
        </w:rPr>
        <w:t xml:space="preserve"> includ</w:t>
      </w:r>
      <w:r w:rsidR="007D281D">
        <w:rPr>
          <w:rFonts w:ascii="Times New Roman" w:hAnsi="Times New Roman" w:cs="Times New Roman"/>
        </w:rPr>
        <w:t>e</w:t>
      </w:r>
      <w:r w:rsidR="00A83D25">
        <w:rPr>
          <w:rFonts w:ascii="Times New Roman" w:hAnsi="Times New Roman" w:cs="Times New Roman"/>
        </w:rPr>
        <w:t xml:space="preserve"> results from other classification schemes only when they differ from 6-M.</w:t>
      </w:r>
      <w:r w:rsidR="002019F2">
        <w:rPr>
          <w:rFonts w:ascii="Times New Roman" w:hAnsi="Times New Roman" w:cs="Times New Roman"/>
        </w:rPr>
        <w:t xml:space="preserve"> All results can be found in the supplemental materials.</w:t>
      </w:r>
    </w:p>
    <w:p w14:paraId="478D7067" w14:textId="3F85F86D" w:rsidR="009F3208" w:rsidRDefault="009F3208">
      <w:pPr>
        <w:rPr>
          <w:rFonts w:ascii="Times New Roman" w:hAnsi="Times New Roman" w:cs="Times New Roman"/>
        </w:rPr>
      </w:pPr>
    </w:p>
    <w:p w14:paraId="1198420C" w14:textId="04ACA533" w:rsidR="000358DC" w:rsidRPr="000358DC" w:rsidRDefault="000358DC">
      <w:pPr>
        <w:rPr>
          <w:rFonts w:ascii="Times New Roman" w:hAnsi="Times New Roman" w:cs="Times New Roman"/>
        </w:rPr>
      </w:pPr>
      <w:r>
        <w:rPr>
          <w:rFonts w:ascii="Times New Roman" w:hAnsi="Times New Roman" w:cs="Times New Roman"/>
        </w:rPr>
        <w:t>Table 1. Microhabitat classifications schemes. Detailed description of each classification scheme can be found in Baken and Adams (</w:t>
      </w:r>
      <w:r w:rsidR="006B29C9">
        <w:rPr>
          <w:rFonts w:ascii="Times New Roman" w:hAnsi="Times New Roman" w:cs="Times New Roman"/>
        </w:rPr>
        <w:t>2019</w:t>
      </w:r>
      <w:r>
        <w:rPr>
          <w:rFonts w:ascii="Times New Roman" w:hAnsi="Times New Roman" w:cs="Times New Roman"/>
        </w:rPr>
        <w:t>)</w:t>
      </w:r>
      <w:r w:rsidR="00796B30">
        <w:rPr>
          <w:rFonts w:ascii="Times New Roman" w:hAnsi="Times New Roman" w:cs="Times New Roman"/>
        </w:rPr>
        <w:t>, and species’ classifications under each scheme can be found on Dryad (DOI)</w:t>
      </w:r>
    </w:p>
    <w:tbl>
      <w:tblPr>
        <w:tblStyle w:val="PlainTable5"/>
        <w:tblW w:w="0" w:type="auto"/>
        <w:tblLook w:val="04A0" w:firstRow="1" w:lastRow="0" w:firstColumn="1" w:lastColumn="0" w:noHBand="0" w:noVBand="1"/>
      </w:tblPr>
      <w:tblGrid>
        <w:gridCol w:w="1080"/>
        <w:gridCol w:w="2520"/>
        <w:gridCol w:w="2250"/>
        <w:gridCol w:w="1980"/>
      </w:tblGrid>
      <w:tr w:rsidR="009F3208" w14:paraId="4DFAECE6" w14:textId="77777777" w:rsidTr="002019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80" w:type="dxa"/>
            <w:vAlign w:val="bottom"/>
          </w:tcPr>
          <w:p w14:paraId="1C90A507" w14:textId="148E915E" w:rsidR="009F3208" w:rsidRPr="000358DC" w:rsidRDefault="009F3208" w:rsidP="000358DC">
            <w:pPr>
              <w:rPr>
                <w:rFonts w:ascii="Times New Roman" w:hAnsi="Times New Roman" w:cs="Times New Roman"/>
                <w:b/>
                <w:i w:val="0"/>
                <w:sz w:val="24"/>
              </w:rPr>
            </w:pPr>
            <w:r w:rsidRPr="000358DC">
              <w:rPr>
                <w:rFonts w:ascii="Times New Roman" w:hAnsi="Times New Roman" w:cs="Times New Roman"/>
                <w:b/>
                <w:i w:val="0"/>
                <w:sz w:val="24"/>
              </w:rPr>
              <w:t>Scheme</w:t>
            </w:r>
          </w:p>
        </w:tc>
        <w:tc>
          <w:tcPr>
            <w:tcW w:w="2520" w:type="dxa"/>
            <w:vAlign w:val="bottom"/>
          </w:tcPr>
          <w:p w14:paraId="7417CEEA" w14:textId="7486FC60" w:rsidR="009F3208" w:rsidRPr="000358DC" w:rsidRDefault="009F3208" w:rsidP="000358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rPr>
            </w:pPr>
            <w:r w:rsidRPr="000358DC">
              <w:rPr>
                <w:rFonts w:ascii="Times New Roman" w:hAnsi="Times New Roman" w:cs="Times New Roman"/>
                <w:b/>
                <w:i w:val="0"/>
                <w:sz w:val="24"/>
              </w:rPr>
              <w:t>Arboreality</w:t>
            </w:r>
            <w:r w:rsidR="002019F2">
              <w:rPr>
                <w:rFonts w:ascii="Times New Roman" w:hAnsi="Times New Roman" w:cs="Times New Roman"/>
                <w:b/>
                <w:i w:val="0"/>
                <w:sz w:val="24"/>
              </w:rPr>
              <w:t xml:space="preserve"> Data Source</w:t>
            </w:r>
          </w:p>
        </w:tc>
        <w:tc>
          <w:tcPr>
            <w:tcW w:w="2250" w:type="dxa"/>
            <w:vAlign w:val="bottom"/>
          </w:tcPr>
          <w:p w14:paraId="5069CAE3" w14:textId="2703AA73" w:rsidR="009F3208" w:rsidRPr="000358DC" w:rsidRDefault="009F3208" w:rsidP="000358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rPr>
            </w:pPr>
            <w:r w:rsidRPr="000358DC">
              <w:rPr>
                <w:rFonts w:ascii="Times New Roman" w:hAnsi="Times New Roman" w:cs="Times New Roman"/>
                <w:b/>
                <w:i w:val="0"/>
                <w:sz w:val="24"/>
              </w:rPr>
              <w:t>Separate Category</w:t>
            </w:r>
            <w:r w:rsidR="002019F2">
              <w:rPr>
                <w:rFonts w:ascii="Times New Roman" w:hAnsi="Times New Roman" w:cs="Times New Roman"/>
                <w:b/>
                <w:i w:val="0"/>
                <w:sz w:val="24"/>
              </w:rPr>
              <w:t xml:space="preserve"> of Semi-Aquatic</w:t>
            </w:r>
          </w:p>
        </w:tc>
        <w:tc>
          <w:tcPr>
            <w:tcW w:w="1980" w:type="dxa"/>
            <w:vAlign w:val="bottom"/>
          </w:tcPr>
          <w:p w14:paraId="05994541" w14:textId="2A197B58" w:rsidR="009F3208" w:rsidRPr="000358DC" w:rsidRDefault="009F3208" w:rsidP="000358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rPr>
            </w:pPr>
            <w:r w:rsidRPr="000358DC">
              <w:rPr>
                <w:rFonts w:ascii="Times New Roman" w:hAnsi="Times New Roman" w:cs="Times New Roman"/>
                <w:b/>
                <w:i w:val="0"/>
                <w:sz w:val="24"/>
              </w:rPr>
              <w:t>Majority Rule or Lenient</w:t>
            </w:r>
          </w:p>
        </w:tc>
      </w:tr>
      <w:tr w:rsidR="009F3208" w14:paraId="56BF4422" w14:textId="77777777" w:rsidTr="00201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2E5F1A82" w14:textId="714F91A7" w:rsidR="009F3208" w:rsidRPr="000358DC" w:rsidRDefault="009F3208">
            <w:pPr>
              <w:rPr>
                <w:rFonts w:ascii="Times New Roman" w:hAnsi="Times New Roman" w:cs="Times New Roman"/>
                <w:sz w:val="24"/>
              </w:rPr>
            </w:pPr>
            <w:r w:rsidRPr="000358DC">
              <w:rPr>
                <w:rFonts w:ascii="Times New Roman" w:hAnsi="Times New Roman" w:cs="Times New Roman"/>
                <w:sz w:val="24"/>
              </w:rPr>
              <w:t>6-M</w:t>
            </w:r>
          </w:p>
        </w:tc>
        <w:tc>
          <w:tcPr>
            <w:tcW w:w="2520" w:type="dxa"/>
          </w:tcPr>
          <w:p w14:paraId="1188B6BC" w14:textId="30C8CD57" w:rsidR="009F3208" w:rsidRPr="000358DC" w:rsidRDefault="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Baken and Adams 2019</w:t>
            </w:r>
          </w:p>
        </w:tc>
        <w:tc>
          <w:tcPr>
            <w:tcW w:w="2250" w:type="dxa"/>
          </w:tcPr>
          <w:p w14:paraId="44D7050A" w14:textId="17DEB78B"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1980" w:type="dxa"/>
          </w:tcPr>
          <w:p w14:paraId="07E93A10" w14:textId="3DBB8901"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Majority Rule</w:t>
            </w:r>
          </w:p>
        </w:tc>
      </w:tr>
      <w:tr w:rsidR="002019F2" w14:paraId="188144E8" w14:textId="77777777" w:rsidTr="002019F2">
        <w:tc>
          <w:tcPr>
            <w:cnfStyle w:val="001000000000" w:firstRow="0" w:lastRow="0" w:firstColumn="1" w:lastColumn="0" w:oddVBand="0" w:evenVBand="0" w:oddHBand="0" w:evenHBand="0" w:firstRowFirstColumn="0" w:firstRowLastColumn="0" w:lastRowFirstColumn="0" w:lastRowLastColumn="0"/>
            <w:tcW w:w="1080" w:type="dxa"/>
          </w:tcPr>
          <w:p w14:paraId="02A5C225" w14:textId="2F00EEBD"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6-L</w:t>
            </w:r>
          </w:p>
        </w:tc>
        <w:tc>
          <w:tcPr>
            <w:tcW w:w="2520" w:type="dxa"/>
          </w:tcPr>
          <w:p w14:paraId="2C15A73C" w14:textId="4B0B55A0"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Baken and Adams 2019</w:t>
            </w:r>
          </w:p>
        </w:tc>
        <w:tc>
          <w:tcPr>
            <w:tcW w:w="2250" w:type="dxa"/>
          </w:tcPr>
          <w:p w14:paraId="55BD7F91" w14:textId="28B2AA78"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1980" w:type="dxa"/>
          </w:tcPr>
          <w:p w14:paraId="61D3B531" w14:textId="125D67D9"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Lenient</w:t>
            </w:r>
          </w:p>
        </w:tc>
      </w:tr>
      <w:tr w:rsidR="002019F2" w14:paraId="5AF32499" w14:textId="77777777" w:rsidTr="00201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323D3AE5" w14:textId="6A8E1B90"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7-M</w:t>
            </w:r>
          </w:p>
        </w:tc>
        <w:tc>
          <w:tcPr>
            <w:tcW w:w="2520" w:type="dxa"/>
          </w:tcPr>
          <w:p w14:paraId="72092906" w14:textId="7B36AA9F"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Baken and Adams 2019</w:t>
            </w:r>
          </w:p>
        </w:tc>
        <w:tc>
          <w:tcPr>
            <w:tcW w:w="2250" w:type="dxa"/>
          </w:tcPr>
          <w:p w14:paraId="6477B01B" w14:textId="12DFF8AE"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Yes</w:t>
            </w:r>
          </w:p>
        </w:tc>
        <w:tc>
          <w:tcPr>
            <w:tcW w:w="1980" w:type="dxa"/>
          </w:tcPr>
          <w:p w14:paraId="5EABEF6C" w14:textId="7FF878F0"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Majority Rule</w:t>
            </w:r>
          </w:p>
        </w:tc>
      </w:tr>
      <w:tr w:rsidR="002019F2" w14:paraId="11EAFC47" w14:textId="77777777" w:rsidTr="002019F2">
        <w:tc>
          <w:tcPr>
            <w:cnfStyle w:val="001000000000" w:firstRow="0" w:lastRow="0" w:firstColumn="1" w:lastColumn="0" w:oddVBand="0" w:evenVBand="0" w:oddHBand="0" w:evenHBand="0" w:firstRowFirstColumn="0" w:firstRowLastColumn="0" w:lastRowFirstColumn="0" w:lastRowLastColumn="0"/>
            <w:tcW w:w="1080" w:type="dxa"/>
          </w:tcPr>
          <w:p w14:paraId="3CCFDD98" w14:textId="1EE2947C"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7-L</w:t>
            </w:r>
          </w:p>
        </w:tc>
        <w:tc>
          <w:tcPr>
            <w:tcW w:w="2520" w:type="dxa"/>
          </w:tcPr>
          <w:p w14:paraId="0D74EC29" w14:textId="698CF05C"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Baken and Adams 2019</w:t>
            </w:r>
          </w:p>
        </w:tc>
        <w:tc>
          <w:tcPr>
            <w:tcW w:w="2250" w:type="dxa"/>
          </w:tcPr>
          <w:p w14:paraId="59948F80" w14:textId="3D6D56E4"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Yes</w:t>
            </w:r>
          </w:p>
        </w:tc>
        <w:tc>
          <w:tcPr>
            <w:tcW w:w="1980" w:type="dxa"/>
          </w:tcPr>
          <w:p w14:paraId="3351FA97" w14:textId="638A82CB"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Lenient</w:t>
            </w:r>
          </w:p>
        </w:tc>
      </w:tr>
      <w:tr w:rsidR="002019F2" w14:paraId="4058DF64" w14:textId="77777777" w:rsidTr="00201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1FCFF4AE" w14:textId="143E703D"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6-McM</w:t>
            </w:r>
          </w:p>
        </w:tc>
        <w:tc>
          <w:tcPr>
            <w:tcW w:w="2520" w:type="dxa"/>
          </w:tcPr>
          <w:p w14:paraId="07EA7268" w14:textId="733D7CAC"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McEntire 2016</w:t>
            </w:r>
          </w:p>
        </w:tc>
        <w:tc>
          <w:tcPr>
            <w:tcW w:w="2250" w:type="dxa"/>
          </w:tcPr>
          <w:p w14:paraId="4833C64A" w14:textId="12CA9010"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1980" w:type="dxa"/>
          </w:tcPr>
          <w:p w14:paraId="054ADBCE" w14:textId="16FE1F10"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Majority Rule</w:t>
            </w:r>
          </w:p>
        </w:tc>
      </w:tr>
      <w:tr w:rsidR="002019F2" w14:paraId="01D48179" w14:textId="77777777" w:rsidTr="002019F2">
        <w:tc>
          <w:tcPr>
            <w:cnfStyle w:val="001000000000" w:firstRow="0" w:lastRow="0" w:firstColumn="1" w:lastColumn="0" w:oddVBand="0" w:evenVBand="0" w:oddHBand="0" w:evenHBand="0" w:firstRowFirstColumn="0" w:firstRowLastColumn="0" w:lastRowFirstColumn="0" w:lastRowLastColumn="0"/>
            <w:tcW w:w="1080" w:type="dxa"/>
          </w:tcPr>
          <w:p w14:paraId="0D36ECA9" w14:textId="2D07CD22"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6-McL</w:t>
            </w:r>
          </w:p>
        </w:tc>
        <w:tc>
          <w:tcPr>
            <w:tcW w:w="2520" w:type="dxa"/>
          </w:tcPr>
          <w:p w14:paraId="0F21C678" w14:textId="780AABB0"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McEntire 2016</w:t>
            </w:r>
          </w:p>
        </w:tc>
        <w:tc>
          <w:tcPr>
            <w:tcW w:w="2250" w:type="dxa"/>
          </w:tcPr>
          <w:p w14:paraId="1DC7B07A" w14:textId="6DB5CA3F"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1980" w:type="dxa"/>
          </w:tcPr>
          <w:p w14:paraId="10CA0BB8" w14:textId="53D4A125"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Lenient</w:t>
            </w:r>
          </w:p>
        </w:tc>
      </w:tr>
    </w:tbl>
    <w:p w14:paraId="535D0EB7" w14:textId="77777777" w:rsidR="009F3208" w:rsidRDefault="009F3208">
      <w:pPr>
        <w:rPr>
          <w:rFonts w:ascii="Times New Roman" w:hAnsi="Times New Roman" w:cs="Times New Roman"/>
        </w:rPr>
      </w:pPr>
    </w:p>
    <w:p w14:paraId="20764B90" w14:textId="77777777" w:rsidR="000D22CB" w:rsidRPr="001F7131" w:rsidRDefault="000D22CB">
      <w:pPr>
        <w:rPr>
          <w:rFonts w:ascii="Times New Roman" w:hAnsi="Times New Roman" w:cs="Times New Roman"/>
          <w:u w:val="single"/>
        </w:rPr>
      </w:pPr>
    </w:p>
    <w:p w14:paraId="66ACF9C5" w14:textId="21DDBE17" w:rsidR="002A3156" w:rsidRPr="00F0424F" w:rsidRDefault="00251480">
      <w:pPr>
        <w:rPr>
          <w:rFonts w:ascii="Times New Roman" w:hAnsi="Times New Roman" w:cs="Times New Roman"/>
          <w:u w:val="single"/>
        </w:rPr>
      </w:pPr>
      <w:r>
        <w:rPr>
          <w:rFonts w:ascii="Times New Roman" w:hAnsi="Times New Roman" w:cs="Times New Roman"/>
          <w:u w:val="single"/>
        </w:rPr>
        <w:t>Distribution</w:t>
      </w:r>
      <w:r w:rsidR="00F93ACC">
        <w:rPr>
          <w:rFonts w:ascii="Times New Roman" w:hAnsi="Times New Roman" w:cs="Times New Roman"/>
          <w:u w:val="single"/>
        </w:rPr>
        <w:t xml:space="preserve"> and Environmental Data</w:t>
      </w:r>
    </w:p>
    <w:p w14:paraId="4272E50A" w14:textId="5F0DD3F1" w:rsidR="007900AA" w:rsidRPr="007900AA" w:rsidRDefault="00751704" w:rsidP="003D363D">
      <w:pPr>
        <w:rPr>
          <w:rFonts w:ascii="Times New Roman" w:eastAsia="Times New Roman" w:hAnsi="Times New Roman" w:cs="Times New Roman"/>
        </w:rPr>
      </w:pPr>
      <w:r>
        <w:rPr>
          <w:rFonts w:ascii="Times New Roman" w:hAnsi="Times New Roman" w:cs="Times New Roman"/>
        </w:rPr>
        <w:tab/>
      </w:r>
      <w:r w:rsidR="006B29C9">
        <w:rPr>
          <w:rFonts w:ascii="Times New Roman" w:hAnsi="Times New Roman" w:cs="Times New Roman"/>
        </w:rPr>
        <w:t xml:space="preserve">We obtained species polygons for 293 </w:t>
      </w:r>
      <w:r w:rsidR="00F0424F">
        <w:rPr>
          <w:rFonts w:ascii="Times New Roman" w:hAnsi="Times New Roman" w:cs="Times New Roman"/>
        </w:rPr>
        <w:t>North American plethodontid s</w:t>
      </w:r>
      <w:r w:rsidR="007900AA">
        <w:rPr>
          <w:rFonts w:ascii="Times New Roman" w:hAnsi="Times New Roman" w:cs="Times New Roman"/>
        </w:rPr>
        <w:t xml:space="preserve">pecies </w:t>
      </w:r>
      <w:r w:rsidR="00F93ACC">
        <w:rPr>
          <w:rFonts w:ascii="Times New Roman" w:hAnsi="Times New Roman" w:cs="Times New Roman"/>
        </w:rPr>
        <w:t>from the International Union for Conservation of Nature’s (IUCN) Red List of Threatened Species database</w:t>
      </w:r>
      <w:r w:rsidR="006B29C9">
        <w:rPr>
          <w:rFonts w:ascii="Times New Roman" w:hAnsi="Times New Roman" w:cs="Times New Roman"/>
        </w:rPr>
        <w:t>. To expand our species sampling, we constructed 18 additional species polygons based on</w:t>
      </w:r>
      <w:r w:rsidR="00F93ACC">
        <w:rPr>
          <w:rFonts w:ascii="Times New Roman" w:hAnsi="Times New Roman" w:cs="Times New Roman"/>
        </w:rPr>
        <w:t xml:space="preserve"> VertNet (Constable et al 2010) occurrence data</w:t>
      </w:r>
      <w:r w:rsidR="006B29C9">
        <w:rPr>
          <w:rFonts w:ascii="Times New Roman" w:hAnsi="Times New Roman" w:cs="Times New Roman"/>
        </w:rPr>
        <w:t xml:space="preserve"> using </w:t>
      </w:r>
      <w:r w:rsidR="00F93ACC">
        <w:rPr>
          <w:rFonts w:ascii="Times New Roman" w:hAnsi="Times New Roman" w:cs="Times New Roman"/>
        </w:rPr>
        <w:t xml:space="preserve">alpha hulls </w:t>
      </w:r>
      <w:r w:rsidR="007900AA">
        <w:rPr>
          <w:rFonts w:ascii="Times New Roman" w:hAnsi="Times New Roman" w:cs="Times New Roman"/>
        </w:rPr>
        <w:t>(</w:t>
      </w:r>
      <w:r w:rsidR="007900AA" w:rsidRPr="007900AA">
        <w:rPr>
          <w:rFonts w:ascii="Times New Roman" w:hAnsi="Times New Roman" w:cs="Times New Roman"/>
        </w:rPr>
        <w:t>α</w:t>
      </w:r>
      <w:r w:rsidR="007900AA">
        <w:rPr>
          <w:rFonts w:ascii="Times New Roman" w:hAnsi="Times New Roman" w:cs="Times New Roman"/>
        </w:rPr>
        <w:t xml:space="preserve"> = 1) </w:t>
      </w:r>
      <w:r w:rsidR="00695021">
        <w:rPr>
          <w:rFonts w:ascii="Times New Roman" w:hAnsi="Times New Roman" w:cs="Times New Roman"/>
        </w:rPr>
        <w:t>while</w:t>
      </w:r>
      <w:r w:rsidR="00F93ACC">
        <w:rPr>
          <w:rFonts w:ascii="Times New Roman" w:hAnsi="Times New Roman" w:cs="Times New Roman"/>
        </w:rPr>
        <w:t xml:space="preserve"> excluding </w:t>
      </w:r>
      <w:r w:rsidR="007900AA">
        <w:rPr>
          <w:rFonts w:ascii="Times New Roman" w:hAnsi="Times New Roman" w:cs="Times New Roman"/>
        </w:rPr>
        <w:t xml:space="preserve">questionable records and </w:t>
      </w:r>
      <w:r w:rsidR="00F93ACC">
        <w:rPr>
          <w:rFonts w:ascii="Times New Roman" w:hAnsi="Times New Roman" w:cs="Times New Roman"/>
        </w:rPr>
        <w:t xml:space="preserve">marine environments </w:t>
      </w:r>
      <w:r w:rsidR="006B29C9">
        <w:rPr>
          <w:rFonts w:ascii="Times New Roman" w:hAnsi="Times New Roman" w:cs="Times New Roman"/>
        </w:rPr>
        <w:t>following IUCN protocol</w:t>
      </w:r>
      <w:r w:rsidR="00F0424F">
        <w:rPr>
          <w:rFonts w:ascii="Times New Roman" w:hAnsi="Times New Roman" w:cs="Times New Roman"/>
        </w:rPr>
        <w:t xml:space="preserve"> </w:t>
      </w:r>
      <w:r w:rsidR="00F93ACC">
        <w:rPr>
          <w:rFonts w:ascii="Times New Roman" w:hAnsi="Times New Roman" w:cs="Times New Roman"/>
        </w:rPr>
        <w:t>(</w:t>
      </w:r>
      <w:commentRangeStart w:id="0"/>
      <w:commentRangeStart w:id="1"/>
      <w:commentRangeStart w:id="2"/>
      <w:r w:rsidR="00F93ACC">
        <w:rPr>
          <w:rFonts w:ascii="Times New Roman" w:hAnsi="Times New Roman" w:cs="Times New Roman"/>
        </w:rPr>
        <w:t>see _</w:t>
      </w:r>
      <w:r w:rsidR="007900AA">
        <w:rPr>
          <w:rFonts w:ascii="Times New Roman" w:hAnsi="Times New Roman" w:cs="Times New Roman"/>
        </w:rPr>
        <w:t>[explanation and reason why alpha =1 is good]</w:t>
      </w:r>
      <w:r w:rsidR="00F93ACC">
        <w:rPr>
          <w:rFonts w:ascii="Times New Roman" w:hAnsi="Times New Roman" w:cs="Times New Roman"/>
        </w:rPr>
        <w:t>__ for more details)</w:t>
      </w:r>
      <w:commentRangeEnd w:id="0"/>
      <w:r w:rsidR="003D467C">
        <w:rPr>
          <w:rStyle w:val="CommentReference"/>
        </w:rPr>
        <w:commentReference w:id="0"/>
      </w:r>
      <w:commentRangeEnd w:id="1"/>
      <w:r w:rsidR="00CC2BFE">
        <w:rPr>
          <w:rStyle w:val="CommentReference"/>
        </w:rPr>
        <w:commentReference w:id="1"/>
      </w:r>
      <w:commentRangeEnd w:id="2"/>
      <w:r w:rsidR="00385C21">
        <w:rPr>
          <w:rStyle w:val="CommentReference"/>
        </w:rPr>
        <w:commentReference w:id="2"/>
      </w:r>
      <w:r w:rsidR="00F93ACC">
        <w:rPr>
          <w:rFonts w:ascii="Times New Roman" w:hAnsi="Times New Roman" w:cs="Times New Roman"/>
        </w:rPr>
        <w:t xml:space="preserve">. </w:t>
      </w:r>
    </w:p>
    <w:p w14:paraId="5A811920" w14:textId="4672CDD9" w:rsidR="003D363D" w:rsidRDefault="00F0424F" w:rsidP="007900AA">
      <w:pPr>
        <w:ind w:firstLine="720"/>
        <w:rPr>
          <w:rFonts w:ascii="Times New Roman" w:hAnsi="Times New Roman" w:cs="Times New Roman"/>
        </w:rPr>
      </w:pPr>
      <w:r>
        <w:rPr>
          <w:rFonts w:ascii="Times New Roman" w:hAnsi="Times New Roman" w:cs="Times New Roman"/>
        </w:rPr>
        <w:t>We extracted t</w:t>
      </w:r>
      <w:r w:rsidR="007900AA">
        <w:rPr>
          <w:rFonts w:ascii="Times New Roman" w:hAnsi="Times New Roman" w:cs="Times New Roman"/>
        </w:rPr>
        <w:t>welve climate variables</w:t>
      </w:r>
      <w:r>
        <w:rPr>
          <w:rFonts w:ascii="Times New Roman" w:hAnsi="Times New Roman" w:cs="Times New Roman"/>
        </w:rPr>
        <w:t xml:space="preserve"> </w:t>
      </w:r>
      <w:r w:rsidR="006B29C9">
        <w:rPr>
          <w:rFonts w:ascii="Times New Roman" w:hAnsi="Times New Roman" w:cs="Times New Roman"/>
        </w:rPr>
        <w:t>from</w:t>
      </w:r>
      <w:r>
        <w:rPr>
          <w:rFonts w:ascii="Times New Roman" w:hAnsi="Times New Roman" w:cs="Times New Roman"/>
        </w:rPr>
        <w:t xml:space="preserve"> each species polygon</w:t>
      </w:r>
      <w:r w:rsidR="007900AA">
        <w:rPr>
          <w:rFonts w:ascii="Times New Roman" w:hAnsi="Times New Roman" w:cs="Times New Roman"/>
        </w:rPr>
        <w:t xml:space="preserve"> at a spatial</w:t>
      </w:r>
      <w:r w:rsidR="00251480">
        <w:rPr>
          <w:rFonts w:ascii="Times New Roman" w:hAnsi="Times New Roman" w:cs="Times New Roman"/>
        </w:rPr>
        <w:t xml:space="preserve"> resolution of 2.5 arc</w:t>
      </w:r>
      <w:r w:rsidR="004523A3">
        <w:rPr>
          <w:rFonts w:ascii="Times New Roman" w:hAnsi="Times New Roman" w:cs="Times New Roman"/>
        </w:rPr>
        <w:t xml:space="preserve"> </w:t>
      </w:r>
      <w:r w:rsidR="00251480">
        <w:rPr>
          <w:rFonts w:ascii="Times New Roman" w:hAnsi="Times New Roman" w:cs="Times New Roman"/>
        </w:rPr>
        <w:t>minute</w:t>
      </w:r>
      <w:r>
        <w:rPr>
          <w:rFonts w:ascii="Times New Roman" w:hAnsi="Times New Roman" w:cs="Times New Roman"/>
        </w:rPr>
        <w:t xml:space="preserve">. </w:t>
      </w:r>
      <w:r w:rsidR="00C100DC">
        <w:rPr>
          <w:rFonts w:ascii="Times New Roman" w:hAnsi="Times New Roman" w:cs="Times New Roman"/>
        </w:rPr>
        <w:t xml:space="preserve">This dataset included 1,298,924 localities (range: 1-122,837 localities per species, median = 77 localities per species). </w:t>
      </w:r>
      <w:r w:rsidR="00A83D25">
        <w:rPr>
          <w:rFonts w:ascii="Times New Roman" w:hAnsi="Times New Roman" w:cs="Times New Roman"/>
        </w:rPr>
        <w:t>C</w:t>
      </w:r>
      <w:r w:rsidR="004523A3">
        <w:rPr>
          <w:rFonts w:ascii="Times New Roman" w:hAnsi="Times New Roman" w:cs="Times New Roman"/>
        </w:rPr>
        <w:t>limatic variable</w:t>
      </w:r>
      <w:r w:rsidR="00A83D25">
        <w:rPr>
          <w:rFonts w:ascii="Times New Roman" w:hAnsi="Times New Roman" w:cs="Times New Roman"/>
        </w:rPr>
        <w:t xml:space="preserve"> selection </w:t>
      </w:r>
      <w:r w:rsidR="004523A3">
        <w:rPr>
          <w:rFonts w:ascii="Times New Roman" w:hAnsi="Times New Roman" w:cs="Times New Roman"/>
        </w:rPr>
        <w:t xml:space="preserve">followed previous studies of </w:t>
      </w:r>
      <w:r w:rsidR="005D39F6">
        <w:rPr>
          <w:rFonts w:ascii="Times New Roman" w:hAnsi="Times New Roman" w:cs="Times New Roman"/>
        </w:rPr>
        <w:t xml:space="preserve">amphibian </w:t>
      </w:r>
      <w:r w:rsidR="004523A3">
        <w:rPr>
          <w:rFonts w:ascii="Times New Roman" w:hAnsi="Times New Roman" w:cs="Times New Roman"/>
        </w:rPr>
        <w:t>niche</w:t>
      </w:r>
      <w:r w:rsidR="005D39F6">
        <w:rPr>
          <w:rFonts w:ascii="Times New Roman" w:hAnsi="Times New Roman" w:cs="Times New Roman"/>
        </w:rPr>
        <w:t xml:space="preserve"> variation</w:t>
      </w:r>
      <w:r w:rsidR="004523A3">
        <w:rPr>
          <w:rFonts w:ascii="Times New Roman" w:hAnsi="Times New Roman" w:cs="Times New Roman"/>
        </w:rPr>
        <w:t xml:space="preserve"> (Gomez-Rodriguez et al 201</w:t>
      </w:r>
      <w:r w:rsidR="00260C17">
        <w:rPr>
          <w:rFonts w:ascii="Times New Roman" w:hAnsi="Times New Roman" w:cs="Times New Roman"/>
        </w:rPr>
        <w:t>5</w:t>
      </w:r>
      <w:r w:rsidR="005D39F6">
        <w:rPr>
          <w:rFonts w:ascii="Times New Roman" w:hAnsi="Times New Roman" w:cs="Times New Roman"/>
        </w:rPr>
        <w:t>, Currie 1991</w:t>
      </w:r>
      <w:r w:rsidR="004523A3">
        <w:rPr>
          <w:rFonts w:ascii="Times New Roman" w:hAnsi="Times New Roman" w:cs="Times New Roman"/>
        </w:rPr>
        <w:t xml:space="preserve">) and microhabitat use in plethodontids </w:t>
      </w:r>
      <w:commentRangeStart w:id="3"/>
      <w:commentRangeStart w:id="4"/>
      <w:commentRangeStart w:id="5"/>
      <w:commentRangeStart w:id="6"/>
      <w:r w:rsidR="004523A3">
        <w:rPr>
          <w:rFonts w:ascii="Times New Roman" w:hAnsi="Times New Roman" w:cs="Times New Roman"/>
        </w:rPr>
        <w:t>(</w:t>
      </w:r>
      <w:proofErr w:type="spellStart"/>
      <w:r w:rsidR="00CC2BFE">
        <w:rPr>
          <w:rFonts w:ascii="Times New Roman" w:hAnsi="Times New Roman" w:cs="Times New Roman"/>
        </w:rPr>
        <w:t>Gade</w:t>
      </w:r>
      <w:proofErr w:type="spellEnd"/>
      <w:r w:rsidR="00CC2BFE">
        <w:rPr>
          <w:rFonts w:ascii="Times New Roman" w:hAnsi="Times New Roman" w:cs="Times New Roman"/>
        </w:rPr>
        <w:t xml:space="preserve"> and Peterman 2019, </w:t>
      </w:r>
      <w:proofErr w:type="spellStart"/>
      <w:r w:rsidR="00CC2BFE">
        <w:rPr>
          <w:rFonts w:ascii="Times New Roman" w:hAnsi="Times New Roman" w:cs="Times New Roman"/>
        </w:rPr>
        <w:t>Rodder</w:t>
      </w:r>
      <w:proofErr w:type="spellEnd"/>
      <w:r w:rsidR="00CC2BFE">
        <w:rPr>
          <w:rFonts w:ascii="Times New Roman" w:hAnsi="Times New Roman" w:cs="Times New Roman"/>
        </w:rPr>
        <w:t xml:space="preserve"> and Engler 2011</w:t>
      </w:r>
      <w:r w:rsidR="004523A3">
        <w:rPr>
          <w:rFonts w:ascii="Times New Roman" w:hAnsi="Times New Roman" w:cs="Times New Roman"/>
        </w:rPr>
        <w:t>, McEntire and Maerz 2019??)</w:t>
      </w:r>
      <w:r w:rsidR="007900AA">
        <w:rPr>
          <w:rFonts w:ascii="Times New Roman" w:hAnsi="Times New Roman" w:cs="Times New Roman"/>
        </w:rPr>
        <w:t xml:space="preserve"> </w:t>
      </w:r>
      <w:commentRangeEnd w:id="3"/>
      <w:r w:rsidR="003D467C">
        <w:rPr>
          <w:rStyle w:val="CommentReference"/>
        </w:rPr>
        <w:commentReference w:id="3"/>
      </w:r>
      <w:commentRangeEnd w:id="4"/>
      <w:r w:rsidR="00CC2BFE">
        <w:rPr>
          <w:rStyle w:val="CommentReference"/>
        </w:rPr>
        <w:commentReference w:id="4"/>
      </w:r>
      <w:commentRangeEnd w:id="5"/>
      <w:r w:rsidR="00385C21">
        <w:rPr>
          <w:rStyle w:val="CommentReference"/>
        </w:rPr>
        <w:commentReference w:id="5"/>
      </w:r>
      <w:commentRangeEnd w:id="6"/>
      <w:r w:rsidR="00913FE2">
        <w:rPr>
          <w:rStyle w:val="CommentReference"/>
        </w:rPr>
        <w:commentReference w:id="6"/>
      </w:r>
      <w:r w:rsidR="007900AA">
        <w:rPr>
          <w:rFonts w:ascii="Times New Roman" w:hAnsi="Times New Roman" w:cs="Times New Roman"/>
        </w:rPr>
        <w:t xml:space="preserve">to capture abiotic factors that </w:t>
      </w:r>
      <w:r>
        <w:rPr>
          <w:rFonts w:ascii="Times New Roman" w:hAnsi="Times New Roman" w:cs="Times New Roman"/>
        </w:rPr>
        <w:t xml:space="preserve">are </w:t>
      </w:r>
      <w:r w:rsidR="00695021">
        <w:rPr>
          <w:rFonts w:ascii="Times New Roman" w:hAnsi="Times New Roman" w:cs="Times New Roman"/>
        </w:rPr>
        <w:t>known</w:t>
      </w:r>
      <w:r>
        <w:rPr>
          <w:rFonts w:ascii="Times New Roman" w:hAnsi="Times New Roman" w:cs="Times New Roman"/>
        </w:rPr>
        <w:t xml:space="preserve"> to influence plethodontid survival and behavior</w:t>
      </w:r>
      <w:r w:rsidR="00D5531A">
        <w:rPr>
          <w:rFonts w:ascii="Times New Roman" w:hAnsi="Times New Roman" w:cs="Times New Roman"/>
        </w:rPr>
        <w:t xml:space="preserve">. These variables </w:t>
      </w:r>
      <w:r w:rsidR="00A83D25">
        <w:rPr>
          <w:rFonts w:ascii="Times New Roman" w:hAnsi="Times New Roman" w:cs="Times New Roman"/>
        </w:rPr>
        <w:t>included</w:t>
      </w:r>
      <w:r w:rsidR="004523A3">
        <w:rPr>
          <w:rFonts w:ascii="Times New Roman" w:hAnsi="Times New Roman" w:cs="Times New Roman"/>
        </w:rPr>
        <w:t xml:space="preserve"> </w:t>
      </w:r>
      <w:r w:rsidR="003D467C">
        <w:rPr>
          <w:rFonts w:ascii="Times New Roman" w:hAnsi="Times New Roman" w:cs="Times New Roman"/>
        </w:rPr>
        <w:t xml:space="preserve">nine WorldClim variables </w:t>
      </w:r>
      <w:r w:rsidR="004523A3">
        <w:rPr>
          <w:rFonts w:ascii="Times New Roman" w:hAnsi="Times New Roman" w:cs="Times New Roman"/>
        </w:rPr>
        <w:t>quantifying yearly averages and extremes for temperature</w:t>
      </w:r>
      <w:r w:rsidR="003D467C">
        <w:rPr>
          <w:rFonts w:ascii="Times New Roman" w:hAnsi="Times New Roman" w:cs="Times New Roman"/>
        </w:rPr>
        <w:t>,</w:t>
      </w:r>
      <w:r w:rsidR="004523A3">
        <w:rPr>
          <w:rFonts w:ascii="Times New Roman" w:hAnsi="Times New Roman" w:cs="Times New Roman"/>
        </w:rPr>
        <w:t xml:space="preserve"> precipitation</w:t>
      </w:r>
      <w:r w:rsidR="003D467C">
        <w:rPr>
          <w:rFonts w:ascii="Times New Roman" w:hAnsi="Times New Roman" w:cs="Times New Roman"/>
        </w:rPr>
        <w:t>, and potential evapotranspiration</w:t>
      </w:r>
      <w:r w:rsidR="004523A3">
        <w:rPr>
          <w:rFonts w:ascii="Times New Roman" w:hAnsi="Times New Roman" w:cs="Times New Roman"/>
        </w:rPr>
        <w:t xml:space="preserve"> (BIO1, BIO5, BIO6,</w:t>
      </w:r>
      <w:r w:rsidR="004523A3" w:rsidRPr="004523A3">
        <w:rPr>
          <w:rFonts w:ascii="Times New Roman" w:hAnsi="Times New Roman" w:cs="Times New Roman"/>
        </w:rPr>
        <w:t xml:space="preserve"> </w:t>
      </w:r>
      <w:r w:rsidR="004523A3">
        <w:rPr>
          <w:rFonts w:ascii="Times New Roman" w:hAnsi="Times New Roman" w:cs="Times New Roman"/>
        </w:rPr>
        <w:t>BIO12, BIO16, BIO17</w:t>
      </w:r>
      <w:r w:rsidR="00330167">
        <w:rPr>
          <w:rFonts w:ascii="Times New Roman" w:hAnsi="Times New Roman" w:cs="Times New Roman"/>
        </w:rPr>
        <w:t>; Hijmans et al, 2005</w:t>
      </w:r>
      <w:r w:rsidR="003D467C">
        <w:rPr>
          <w:rFonts w:ascii="Times New Roman" w:hAnsi="Times New Roman" w:cs="Times New Roman"/>
        </w:rPr>
        <w:t xml:space="preserve">, PET.A, PET.W, PET.D; Title and </w:t>
      </w:r>
      <w:proofErr w:type="spellStart"/>
      <w:r w:rsidR="003D467C">
        <w:rPr>
          <w:rFonts w:ascii="Times New Roman" w:hAnsi="Times New Roman" w:cs="Times New Roman"/>
        </w:rPr>
        <w:t>Bemmels</w:t>
      </w:r>
      <w:proofErr w:type="spellEnd"/>
      <w:r w:rsidR="003D467C">
        <w:rPr>
          <w:rFonts w:ascii="Times New Roman" w:hAnsi="Times New Roman" w:cs="Times New Roman"/>
        </w:rPr>
        <w:t>, 2018</w:t>
      </w:r>
      <w:r w:rsidR="004523A3">
        <w:rPr>
          <w:rFonts w:ascii="Times New Roman" w:hAnsi="Times New Roman" w:cs="Times New Roman"/>
        </w:rPr>
        <w:t>)</w:t>
      </w:r>
      <w:r w:rsidR="003D467C">
        <w:rPr>
          <w:rFonts w:ascii="Times New Roman" w:hAnsi="Times New Roman" w:cs="Times New Roman"/>
        </w:rPr>
        <w:t>. We also included</w:t>
      </w:r>
      <w:r w:rsidR="004523A3">
        <w:rPr>
          <w:rFonts w:ascii="Times New Roman" w:hAnsi="Times New Roman" w:cs="Times New Roman"/>
        </w:rPr>
        <w:t xml:space="preserve"> </w:t>
      </w:r>
      <w:r w:rsidR="00A83D25">
        <w:rPr>
          <w:rFonts w:ascii="Times New Roman" w:hAnsi="Times New Roman" w:cs="Times New Roman"/>
        </w:rPr>
        <w:t>elevation (</w:t>
      </w:r>
      <w:proofErr w:type="spellStart"/>
      <w:r w:rsidR="00A83D25">
        <w:rPr>
          <w:rFonts w:ascii="Times New Roman" w:hAnsi="Times New Roman" w:cs="Times New Roman"/>
        </w:rPr>
        <w:t>Elev</w:t>
      </w:r>
      <w:proofErr w:type="spellEnd"/>
      <w:r w:rsidR="003F5A61">
        <w:rPr>
          <w:rFonts w:ascii="Times New Roman" w:hAnsi="Times New Roman" w:cs="Times New Roman"/>
        </w:rPr>
        <w:t xml:space="preserve">; Title and </w:t>
      </w:r>
      <w:proofErr w:type="spellStart"/>
      <w:r w:rsidR="003F5A61">
        <w:rPr>
          <w:rFonts w:ascii="Times New Roman" w:hAnsi="Times New Roman" w:cs="Times New Roman"/>
        </w:rPr>
        <w:t>Bemmels</w:t>
      </w:r>
      <w:proofErr w:type="spellEnd"/>
      <w:r w:rsidR="003F5A61">
        <w:rPr>
          <w:rFonts w:ascii="Times New Roman" w:hAnsi="Times New Roman" w:cs="Times New Roman"/>
        </w:rPr>
        <w:t>, 2018</w:t>
      </w:r>
      <w:r w:rsidR="00A83D25">
        <w:rPr>
          <w:rFonts w:ascii="Times New Roman" w:hAnsi="Times New Roman" w:cs="Times New Roman"/>
        </w:rPr>
        <w:t xml:space="preserve">), </w:t>
      </w:r>
      <w:r w:rsidR="003D467C">
        <w:rPr>
          <w:rFonts w:ascii="Times New Roman" w:hAnsi="Times New Roman" w:cs="Times New Roman"/>
        </w:rPr>
        <w:t xml:space="preserve">yearly </w:t>
      </w:r>
      <w:r w:rsidR="00A83D25">
        <w:rPr>
          <w:rFonts w:ascii="Times New Roman" w:hAnsi="Times New Roman" w:cs="Times New Roman"/>
        </w:rPr>
        <w:t>climatic moisture (CM</w:t>
      </w:r>
      <w:r w:rsidR="003F5A61">
        <w:rPr>
          <w:rFonts w:ascii="Times New Roman" w:hAnsi="Times New Roman" w:cs="Times New Roman"/>
        </w:rPr>
        <w:t xml:space="preserve">; Title and </w:t>
      </w:r>
      <w:proofErr w:type="spellStart"/>
      <w:r w:rsidR="003F5A61">
        <w:rPr>
          <w:rFonts w:ascii="Times New Roman" w:hAnsi="Times New Roman" w:cs="Times New Roman"/>
        </w:rPr>
        <w:t>Bemmels</w:t>
      </w:r>
      <w:proofErr w:type="spellEnd"/>
      <w:r w:rsidR="003F5A61">
        <w:rPr>
          <w:rFonts w:ascii="Times New Roman" w:hAnsi="Times New Roman" w:cs="Times New Roman"/>
        </w:rPr>
        <w:t>, 2018</w:t>
      </w:r>
      <w:r w:rsidR="00A83D25">
        <w:rPr>
          <w:rFonts w:ascii="Times New Roman" w:hAnsi="Times New Roman" w:cs="Times New Roman"/>
        </w:rPr>
        <w:t>), and</w:t>
      </w:r>
      <w:r w:rsidR="003F5A61">
        <w:rPr>
          <w:rFonts w:ascii="Times New Roman" w:hAnsi="Times New Roman" w:cs="Times New Roman"/>
        </w:rPr>
        <w:t xml:space="preserve"> </w:t>
      </w:r>
      <w:r w:rsidR="003D467C">
        <w:rPr>
          <w:rFonts w:ascii="Times New Roman" w:hAnsi="Times New Roman" w:cs="Times New Roman"/>
        </w:rPr>
        <w:t xml:space="preserve">yearly average </w:t>
      </w:r>
      <w:r w:rsidR="00044AE2">
        <w:rPr>
          <w:rFonts w:ascii="Times New Roman" w:hAnsi="Times New Roman" w:cs="Times New Roman"/>
        </w:rPr>
        <w:t xml:space="preserve">cloud cover </w:t>
      </w:r>
      <w:r w:rsidR="00330167">
        <w:rPr>
          <w:rFonts w:ascii="Times New Roman" w:hAnsi="Times New Roman" w:cs="Times New Roman"/>
        </w:rPr>
        <w:t xml:space="preserve">(CC) following Peterson and Nakazawa </w:t>
      </w:r>
      <w:r w:rsidR="00044AE2">
        <w:rPr>
          <w:rFonts w:ascii="Times New Roman" w:hAnsi="Times New Roman" w:cs="Times New Roman"/>
        </w:rPr>
        <w:t>(</w:t>
      </w:r>
      <w:r w:rsidR="00330167">
        <w:rPr>
          <w:rFonts w:ascii="Times New Roman" w:hAnsi="Times New Roman" w:cs="Times New Roman"/>
        </w:rPr>
        <w:t>2008, IPCC 2001</w:t>
      </w:r>
      <w:r w:rsidR="007900AA">
        <w:rPr>
          <w:rFonts w:ascii="Times New Roman" w:hAnsi="Times New Roman" w:cs="Times New Roman"/>
        </w:rPr>
        <w:t>, 0.5 arc minute resolution resampled to 2.5 arc minute resolution</w:t>
      </w:r>
      <w:r w:rsidR="00330167">
        <w:rPr>
          <w:rFonts w:ascii="Times New Roman" w:hAnsi="Times New Roman" w:cs="Times New Roman"/>
        </w:rPr>
        <w:t>;</w:t>
      </w:r>
      <w:r w:rsidR="004523A3">
        <w:rPr>
          <w:rFonts w:ascii="Times New Roman" w:hAnsi="Times New Roman" w:cs="Times New Roman"/>
        </w:rPr>
        <w:t xml:space="preserve"> Table 2</w:t>
      </w:r>
      <w:r w:rsidR="00DB7D1F">
        <w:rPr>
          <w:rFonts w:ascii="Times New Roman" w:hAnsi="Times New Roman" w:cs="Times New Roman"/>
        </w:rPr>
        <w:t>)</w:t>
      </w:r>
      <w:r w:rsidR="007900AA">
        <w:rPr>
          <w:rFonts w:ascii="Times New Roman" w:hAnsi="Times New Roman" w:cs="Times New Roman"/>
        </w:rPr>
        <w:t>.</w:t>
      </w:r>
      <w:r w:rsidR="00A83D25">
        <w:rPr>
          <w:rFonts w:ascii="Times New Roman" w:hAnsi="Times New Roman" w:cs="Times New Roman"/>
        </w:rPr>
        <w:t xml:space="preserve"> </w:t>
      </w:r>
      <w:r w:rsidR="00F57096">
        <w:rPr>
          <w:rFonts w:ascii="Times New Roman" w:hAnsi="Times New Roman" w:cs="Times New Roman"/>
        </w:rPr>
        <w:t xml:space="preserve">Species level climatic data are available </w:t>
      </w:r>
      <w:r w:rsidR="00695021">
        <w:rPr>
          <w:rFonts w:ascii="Times New Roman" w:hAnsi="Times New Roman" w:cs="Times New Roman"/>
        </w:rPr>
        <w:t>in the supplemental materials</w:t>
      </w:r>
      <w:r w:rsidR="00F57096">
        <w:rPr>
          <w:rFonts w:ascii="Times New Roman" w:hAnsi="Times New Roman" w:cs="Times New Roman"/>
        </w:rPr>
        <w:t xml:space="preserve"> ().</w:t>
      </w:r>
    </w:p>
    <w:p w14:paraId="376BBC2D" w14:textId="77777777" w:rsidR="005E1783" w:rsidRDefault="005E1783" w:rsidP="00F0424F">
      <w:pPr>
        <w:rPr>
          <w:rFonts w:ascii="Times New Roman" w:hAnsi="Times New Roman" w:cs="Times New Roman"/>
        </w:rPr>
      </w:pPr>
    </w:p>
    <w:p w14:paraId="6679F5C1" w14:textId="10039459" w:rsidR="003B4598" w:rsidRPr="003B4598" w:rsidRDefault="00C316A0" w:rsidP="003B4598">
      <w:pPr>
        <w:rPr>
          <w:rFonts w:ascii="Times New Roman" w:hAnsi="Times New Roman" w:cs="Times New Roman"/>
          <w:u w:val="single"/>
        </w:rPr>
      </w:pPr>
      <w:r>
        <w:rPr>
          <w:rFonts w:ascii="Times New Roman" w:hAnsi="Times New Roman" w:cs="Times New Roman"/>
          <w:u w:val="single"/>
        </w:rPr>
        <w:t>Phylogenetic Comparative Approach</w:t>
      </w:r>
    </w:p>
    <w:p w14:paraId="73152186" w14:textId="2DCB458A" w:rsidR="00AD0FE2" w:rsidRDefault="003D467C" w:rsidP="00AD0FE2">
      <w:pPr>
        <w:ind w:firstLine="720"/>
        <w:rPr>
          <w:rFonts w:ascii="Times New Roman" w:hAnsi="Times New Roman" w:cs="Times New Roman"/>
        </w:rPr>
      </w:pPr>
      <w:r>
        <w:rPr>
          <w:rFonts w:ascii="Times New Roman" w:hAnsi="Times New Roman" w:cs="Times New Roman"/>
        </w:rPr>
        <w:t xml:space="preserve">We analyzed climate and microhabitat data using two complementary frameworks. </w:t>
      </w:r>
      <w:r w:rsidR="00F0424F">
        <w:rPr>
          <w:rFonts w:ascii="Times New Roman" w:hAnsi="Times New Roman" w:cs="Times New Roman"/>
        </w:rPr>
        <w:t xml:space="preserve">The first </w:t>
      </w:r>
      <w:r>
        <w:rPr>
          <w:rFonts w:ascii="Times New Roman" w:hAnsi="Times New Roman" w:cs="Times New Roman"/>
        </w:rPr>
        <w:t xml:space="preserve">was a </w:t>
      </w:r>
      <w:r w:rsidR="00F0424F">
        <w:rPr>
          <w:rFonts w:ascii="Times New Roman" w:hAnsi="Times New Roman" w:cs="Times New Roman"/>
        </w:rPr>
        <w:t xml:space="preserve">phylogenetic comparative approach </w:t>
      </w:r>
      <w:r>
        <w:rPr>
          <w:rFonts w:ascii="Times New Roman" w:hAnsi="Times New Roman" w:cs="Times New Roman"/>
        </w:rPr>
        <w:t xml:space="preserve">that </w:t>
      </w:r>
      <w:r w:rsidR="00F0424F">
        <w:rPr>
          <w:rFonts w:ascii="Times New Roman" w:hAnsi="Times New Roman" w:cs="Times New Roman"/>
        </w:rPr>
        <w:t xml:space="preserve">involved calculating summary statistics (minimum, first quartile, mean, third quartile, and maximum) for each climate variable within </w:t>
      </w:r>
      <w:r>
        <w:rPr>
          <w:rFonts w:ascii="Times New Roman" w:hAnsi="Times New Roman" w:cs="Times New Roman"/>
        </w:rPr>
        <w:t>each</w:t>
      </w:r>
      <w:r w:rsidR="00F0424F">
        <w:rPr>
          <w:rFonts w:ascii="Times New Roman" w:hAnsi="Times New Roman" w:cs="Times New Roman"/>
        </w:rPr>
        <w:t xml:space="preserve"> species </w:t>
      </w:r>
      <w:r>
        <w:rPr>
          <w:rFonts w:ascii="Times New Roman" w:hAnsi="Times New Roman" w:cs="Times New Roman"/>
        </w:rPr>
        <w:t>polygon</w:t>
      </w:r>
      <w:r w:rsidR="00F0424F">
        <w:rPr>
          <w:rFonts w:ascii="Times New Roman" w:hAnsi="Times New Roman" w:cs="Times New Roman"/>
        </w:rPr>
        <w:t xml:space="preserve">. </w:t>
      </w:r>
      <w:r w:rsidR="00CE645B">
        <w:rPr>
          <w:rFonts w:ascii="Times New Roman" w:hAnsi="Times New Roman" w:cs="Times New Roman"/>
        </w:rPr>
        <w:t xml:space="preserve">We then scaled these summary statistics to </w:t>
      </w:r>
      <w:r w:rsidR="00CE645B" w:rsidRPr="001F7131">
        <w:rPr>
          <w:rFonts w:ascii="Times New Roman" w:hAnsi="Times New Roman" w:cs="Times New Roman"/>
        </w:rPr>
        <w:t xml:space="preserve">standard normal deviates </w:t>
      </w:r>
      <w:r w:rsidR="00CE645B">
        <w:rPr>
          <w:rFonts w:ascii="Times New Roman" w:hAnsi="Times New Roman" w:cs="Times New Roman"/>
        </w:rPr>
        <w:t>with</w:t>
      </w:r>
      <w:r w:rsidR="00CE645B" w:rsidRPr="001F7131">
        <w:rPr>
          <w:rFonts w:ascii="Times New Roman" w:hAnsi="Times New Roman" w:cs="Times New Roman"/>
        </w:rPr>
        <w:t xml:space="preserve"> a mean of 0 </w:t>
      </w:r>
      <w:r w:rsidR="00CE645B">
        <w:rPr>
          <w:rFonts w:ascii="Times New Roman" w:hAnsi="Times New Roman" w:cs="Times New Roman"/>
        </w:rPr>
        <w:t>with</w:t>
      </w:r>
      <w:r w:rsidR="00CE645B" w:rsidRPr="001F7131">
        <w:rPr>
          <w:rFonts w:ascii="Times New Roman" w:hAnsi="Times New Roman" w:cs="Times New Roman"/>
        </w:rPr>
        <w:t xml:space="preserve"> a standard deviation of 1</w:t>
      </w:r>
      <w:r w:rsidR="00CE645B">
        <w:rPr>
          <w:rFonts w:ascii="Times New Roman" w:hAnsi="Times New Roman" w:cs="Times New Roman"/>
        </w:rPr>
        <w:t xml:space="preserve"> for all analyses combining variables of</w:t>
      </w:r>
      <w:r w:rsidR="00CE645B" w:rsidRPr="001F7131">
        <w:rPr>
          <w:rFonts w:ascii="Times New Roman" w:hAnsi="Times New Roman" w:cs="Times New Roman"/>
        </w:rPr>
        <w:t xml:space="preserve"> </w:t>
      </w:r>
      <w:r w:rsidR="00CE645B">
        <w:rPr>
          <w:rFonts w:ascii="Times New Roman" w:hAnsi="Times New Roman" w:cs="Times New Roman"/>
        </w:rPr>
        <w:t xml:space="preserve">incommensurate </w:t>
      </w:r>
      <w:r w:rsidR="00CE645B" w:rsidRPr="001F7131">
        <w:rPr>
          <w:rFonts w:ascii="Times New Roman" w:hAnsi="Times New Roman" w:cs="Times New Roman"/>
        </w:rPr>
        <w:t xml:space="preserve">units. </w:t>
      </w:r>
      <w:r w:rsidR="00695021">
        <w:rPr>
          <w:rFonts w:ascii="Times New Roman" w:hAnsi="Times New Roman" w:cs="Times New Roman"/>
        </w:rPr>
        <w:t>These data were then analyzed with a series of phylogenetic ANOVAs to identify the ways in which climate varies between arboreal and terrestrial species distributions</w:t>
      </w:r>
      <w:r w:rsidR="005835FF">
        <w:rPr>
          <w:rFonts w:ascii="Times New Roman" w:hAnsi="Times New Roman" w:cs="Times New Roman"/>
        </w:rPr>
        <w:t>.</w:t>
      </w:r>
      <w:r w:rsidR="00695021">
        <w:rPr>
          <w:rFonts w:ascii="Times New Roman" w:hAnsi="Times New Roman" w:cs="Times New Roman"/>
        </w:rPr>
        <w:t xml:space="preserve"> </w:t>
      </w:r>
      <w:r w:rsidR="005835FF">
        <w:rPr>
          <w:rFonts w:ascii="Times New Roman" w:hAnsi="Times New Roman" w:cs="Times New Roman"/>
        </w:rPr>
        <w:t>We</w:t>
      </w:r>
      <w:r w:rsidR="00695021">
        <w:rPr>
          <w:rFonts w:ascii="Times New Roman" w:hAnsi="Times New Roman" w:cs="Times New Roman"/>
        </w:rPr>
        <w:t xml:space="preserve"> assessed significance via randomized residual permutation procedures in the R</w:t>
      </w:r>
      <w:r w:rsidR="005835FF">
        <w:rPr>
          <w:rFonts w:ascii="Times New Roman" w:hAnsi="Times New Roman" w:cs="Times New Roman"/>
        </w:rPr>
        <w:t>-</w:t>
      </w:r>
      <w:r w:rsidR="00695021">
        <w:rPr>
          <w:rFonts w:ascii="Times New Roman" w:hAnsi="Times New Roman" w:cs="Times New Roman"/>
        </w:rPr>
        <w:t xml:space="preserve">package, </w:t>
      </w:r>
      <w:r w:rsidR="00695021">
        <w:rPr>
          <w:rFonts w:ascii="Times New Roman" w:hAnsi="Times New Roman" w:cs="Times New Roman"/>
        </w:rPr>
        <w:lastRenderedPageBreak/>
        <w:t>RRPP (Collyer and Adams 2019, Collyer and Adams 2018)</w:t>
      </w:r>
      <w:r w:rsidR="005835FF">
        <w:rPr>
          <w:rFonts w:ascii="Times New Roman" w:hAnsi="Times New Roman" w:cs="Times New Roman"/>
        </w:rPr>
        <w:t xml:space="preserve"> with</w:t>
      </w:r>
      <w:r w:rsidR="00AD0FE2">
        <w:rPr>
          <w:rFonts w:ascii="Times New Roman" w:hAnsi="Times New Roman" w:cs="Times New Roman"/>
        </w:rPr>
        <w:t>in</w:t>
      </w:r>
      <w:r w:rsidR="005835FF">
        <w:rPr>
          <w:rFonts w:ascii="Times New Roman" w:hAnsi="Times New Roman" w:cs="Times New Roman"/>
        </w:rPr>
        <w:t xml:space="preserve"> R version 3.6.0 (R Development Core Team </w:t>
      </w:r>
      <w:r w:rsidR="005835FF" w:rsidRPr="005835FF">
        <w:rPr>
          <w:rFonts w:ascii="Times New Roman" w:hAnsi="Times New Roman" w:cs="Times New Roman"/>
          <w:b/>
        </w:rPr>
        <w:t>2019??</w:t>
      </w:r>
      <w:r w:rsidR="005835FF">
        <w:rPr>
          <w:rFonts w:ascii="Times New Roman" w:hAnsi="Times New Roman" w:cs="Times New Roman"/>
        </w:rPr>
        <w:t>)</w:t>
      </w:r>
      <w:r w:rsidR="00695021" w:rsidRPr="001F7131">
        <w:rPr>
          <w:rFonts w:ascii="Times New Roman" w:hAnsi="Times New Roman" w:cs="Times New Roman"/>
        </w:rPr>
        <w:t>.</w:t>
      </w:r>
      <w:r w:rsidR="00AD0FE2">
        <w:rPr>
          <w:rFonts w:ascii="Times New Roman" w:hAnsi="Times New Roman" w:cs="Times New Roman"/>
        </w:rPr>
        <w:t xml:space="preserve"> </w:t>
      </w:r>
    </w:p>
    <w:p w14:paraId="25B36450" w14:textId="56571641" w:rsidR="005835FF" w:rsidRDefault="00AD0FE2" w:rsidP="00AD0FE2">
      <w:pPr>
        <w:ind w:firstLine="720"/>
        <w:rPr>
          <w:rFonts w:ascii="Times New Roman" w:hAnsi="Times New Roman" w:cs="Times New Roman"/>
        </w:rPr>
      </w:pPr>
      <w:r>
        <w:rPr>
          <w:rFonts w:ascii="Times New Roman" w:hAnsi="Times New Roman" w:cs="Times New Roman"/>
        </w:rPr>
        <w:t xml:space="preserve">We first tested whether </w:t>
      </w:r>
      <w:r w:rsidR="00CE645B">
        <w:rPr>
          <w:rFonts w:ascii="Times New Roman" w:hAnsi="Times New Roman" w:cs="Times New Roman"/>
        </w:rPr>
        <w:t>the combined dataset of all summary statistics of all</w:t>
      </w:r>
      <w:r>
        <w:rPr>
          <w:rFonts w:ascii="Times New Roman" w:hAnsi="Times New Roman" w:cs="Times New Roman"/>
        </w:rPr>
        <w:t xml:space="preserve"> climate variables differed significantly between arboreal and terrestrial species range. </w:t>
      </w:r>
      <w:r w:rsidR="00CE645B">
        <w:rPr>
          <w:rFonts w:ascii="Times New Roman" w:hAnsi="Times New Roman" w:cs="Times New Roman"/>
        </w:rPr>
        <w:t>W</w:t>
      </w:r>
      <w:r w:rsidR="005835FF">
        <w:rPr>
          <w:rFonts w:ascii="Times New Roman" w:hAnsi="Times New Roman" w:cs="Times New Roman"/>
        </w:rPr>
        <w:t>e</w:t>
      </w:r>
      <w:r w:rsidR="00CE645B">
        <w:rPr>
          <w:rFonts w:ascii="Times New Roman" w:hAnsi="Times New Roman" w:cs="Times New Roman"/>
        </w:rPr>
        <w:t xml:space="preserve"> then</w:t>
      </w:r>
      <w:r w:rsidR="005835FF">
        <w:rPr>
          <w:rFonts w:ascii="Times New Roman" w:hAnsi="Times New Roman" w:cs="Times New Roman"/>
        </w:rPr>
        <w:t xml:space="preserve"> performed a principle components analysis (PCA) on the</w:t>
      </w:r>
      <w:r w:rsidR="00CE645B">
        <w:rPr>
          <w:rFonts w:ascii="Times New Roman" w:hAnsi="Times New Roman" w:cs="Times New Roman"/>
        </w:rPr>
        <w:t>se</w:t>
      </w:r>
      <w:r w:rsidR="005835FF">
        <w:rPr>
          <w:rFonts w:ascii="Times New Roman" w:hAnsi="Times New Roman" w:cs="Times New Roman"/>
        </w:rPr>
        <w:t xml:space="preserve"> normalized </w:t>
      </w:r>
      <w:r w:rsidR="00CE645B">
        <w:rPr>
          <w:rFonts w:ascii="Times New Roman" w:hAnsi="Times New Roman" w:cs="Times New Roman"/>
        </w:rPr>
        <w:t>data</w:t>
      </w:r>
      <w:r w:rsidR="005835FF">
        <w:rPr>
          <w:rFonts w:ascii="Times New Roman" w:hAnsi="Times New Roman" w:cs="Times New Roman"/>
        </w:rPr>
        <w:t xml:space="preserve"> and extracted the first five PC axes (explaining &gt;90% of the overall climate variation) to </w:t>
      </w:r>
      <w:r w:rsidR="00CE645B">
        <w:rPr>
          <w:rFonts w:ascii="Times New Roman" w:hAnsi="Times New Roman" w:cs="Times New Roman"/>
        </w:rPr>
        <w:t xml:space="preserve">individually </w:t>
      </w:r>
      <w:r w:rsidR="005835FF">
        <w:rPr>
          <w:rFonts w:ascii="Times New Roman" w:hAnsi="Times New Roman" w:cs="Times New Roman"/>
        </w:rPr>
        <w:t xml:space="preserve">test against microhabitat. Finally, for a more nuanced understanding of </w:t>
      </w:r>
      <w:r w:rsidR="00CE645B">
        <w:rPr>
          <w:rFonts w:ascii="Times New Roman" w:hAnsi="Times New Roman" w:cs="Times New Roman"/>
        </w:rPr>
        <w:t>which</w:t>
      </w:r>
      <w:r w:rsidR="005835FF">
        <w:rPr>
          <w:rFonts w:ascii="Times New Roman" w:hAnsi="Times New Roman" w:cs="Times New Roman"/>
        </w:rPr>
        <w:t xml:space="preserve"> climate variables differ between arboreal and terrestrial species ranges, we tested each climate variable (</w:t>
      </w:r>
      <w:r w:rsidR="00CE645B">
        <w:rPr>
          <w:rFonts w:ascii="Times New Roman" w:hAnsi="Times New Roman" w:cs="Times New Roman"/>
        </w:rPr>
        <w:t>the</w:t>
      </w:r>
      <w:r w:rsidR="005835FF">
        <w:rPr>
          <w:rFonts w:ascii="Times New Roman" w:hAnsi="Times New Roman" w:cs="Times New Roman"/>
        </w:rPr>
        <w:t xml:space="preserve"> five-dimensional trait of all summary statistics) separately, assessing significance using sequential Bonferroni. </w:t>
      </w:r>
    </w:p>
    <w:p w14:paraId="230CA5D2" w14:textId="4BD2535B" w:rsidR="005835FF" w:rsidRDefault="00695021" w:rsidP="00C100DC">
      <w:pPr>
        <w:ind w:firstLine="720"/>
        <w:rPr>
          <w:rFonts w:ascii="Times New Roman" w:hAnsi="Times New Roman" w:cs="Times New Roman"/>
        </w:rPr>
      </w:pPr>
      <w:r>
        <w:rPr>
          <w:rFonts w:ascii="Times New Roman" w:hAnsi="Times New Roman" w:cs="Times New Roman"/>
        </w:rPr>
        <w:t xml:space="preserve">To account for similarity due to relatedness, we </w:t>
      </w:r>
      <w:r w:rsidR="00AD0FE2">
        <w:rPr>
          <w:rFonts w:ascii="Times New Roman" w:hAnsi="Times New Roman" w:cs="Times New Roman"/>
        </w:rPr>
        <w:t>used</w:t>
      </w:r>
      <w:r>
        <w:rPr>
          <w:rFonts w:ascii="Times New Roman" w:hAnsi="Times New Roman" w:cs="Times New Roman"/>
        </w:rPr>
        <w:t xml:space="preserve"> the</w:t>
      </w:r>
      <w:r w:rsidR="00C100DC" w:rsidRPr="00652D89">
        <w:rPr>
          <w:rFonts w:ascii="Times New Roman" w:hAnsi="Times New Roman" w:cs="Times New Roman"/>
        </w:rPr>
        <w:t xml:space="preserve"> time-calibrated phylogeny from Bonett and Blair (2017) </w:t>
      </w:r>
      <w:r>
        <w:rPr>
          <w:rFonts w:ascii="Times New Roman" w:hAnsi="Times New Roman" w:cs="Times New Roman"/>
        </w:rPr>
        <w:t>of</w:t>
      </w:r>
      <w:r w:rsidR="00C100DC" w:rsidRPr="00652D89">
        <w:rPr>
          <w:rFonts w:ascii="Times New Roman" w:hAnsi="Times New Roman" w:cs="Times New Roman"/>
        </w:rPr>
        <w:t xml:space="preserve"> 516 </w:t>
      </w:r>
      <w:r w:rsidR="00C100DC">
        <w:rPr>
          <w:rFonts w:ascii="Times New Roman" w:hAnsi="Times New Roman" w:cs="Times New Roman"/>
        </w:rPr>
        <w:t>Caudata species</w:t>
      </w:r>
      <w:r>
        <w:rPr>
          <w:rFonts w:ascii="Times New Roman" w:hAnsi="Times New Roman" w:cs="Times New Roman"/>
        </w:rPr>
        <w:t xml:space="preserve"> </w:t>
      </w:r>
      <w:r w:rsidR="00C100DC">
        <w:rPr>
          <w:rFonts w:ascii="Times New Roman" w:hAnsi="Times New Roman" w:cs="Times New Roman"/>
        </w:rPr>
        <w:t xml:space="preserve">based on </w:t>
      </w:r>
      <w:r w:rsidR="00C100DC" w:rsidRPr="00652D89">
        <w:rPr>
          <w:rFonts w:ascii="Times New Roman" w:hAnsi="Times New Roman" w:cs="Times New Roman"/>
        </w:rPr>
        <w:t>three mitochondrial and four nuclear genes</w:t>
      </w:r>
      <w:r>
        <w:rPr>
          <w:rFonts w:ascii="Times New Roman" w:hAnsi="Times New Roman" w:cs="Times New Roman"/>
        </w:rPr>
        <w:t>. This phylogenetic reconstruction</w:t>
      </w:r>
      <w:r w:rsidR="00C100DC" w:rsidRPr="00652D89">
        <w:rPr>
          <w:rFonts w:ascii="Times New Roman" w:hAnsi="Times New Roman" w:cs="Times New Roman"/>
        </w:rPr>
        <w:t xml:space="preserve"> </w:t>
      </w:r>
      <w:r>
        <w:rPr>
          <w:rFonts w:ascii="Times New Roman" w:hAnsi="Times New Roman" w:cs="Times New Roman"/>
        </w:rPr>
        <w:t>used</w:t>
      </w:r>
      <w:r w:rsidR="00C100DC" w:rsidRPr="00652D89">
        <w:rPr>
          <w:rFonts w:ascii="Times New Roman" w:hAnsi="Times New Roman" w:cs="Times New Roman"/>
        </w:rPr>
        <w:t xml:space="preserve"> Bayesian approaches under a pure-birth speciation prior on the tree topology and divergence times</w:t>
      </w:r>
      <w:r w:rsidR="00C100DC">
        <w:rPr>
          <w:rFonts w:ascii="Times New Roman" w:hAnsi="Times New Roman" w:cs="Times New Roman"/>
        </w:rPr>
        <w:t xml:space="preserve">, </w:t>
      </w:r>
      <w:r w:rsidR="00C100DC" w:rsidRPr="00652D89">
        <w:rPr>
          <w:rFonts w:ascii="Times New Roman" w:hAnsi="Times New Roman" w:cs="Times New Roman"/>
        </w:rPr>
        <w:t>an uncorrelated lognormal molecular clock</w:t>
      </w:r>
      <w:r w:rsidR="00C100DC">
        <w:rPr>
          <w:rFonts w:ascii="Times New Roman" w:hAnsi="Times New Roman" w:cs="Times New Roman"/>
        </w:rPr>
        <w:t>, and 12</w:t>
      </w:r>
      <w:r w:rsidR="00C100DC" w:rsidRPr="00652D89">
        <w:rPr>
          <w:rFonts w:ascii="Times New Roman" w:hAnsi="Times New Roman" w:cs="Times New Roman"/>
        </w:rPr>
        <w:t xml:space="preserve"> node calibrations </w:t>
      </w:r>
      <w:r w:rsidR="00C100DC">
        <w:rPr>
          <w:rFonts w:ascii="Times New Roman" w:hAnsi="Times New Roman" w:cs="Times New Roman"/>
        </w:rPr>
        <w:t>from</w:t>
      </w:r>
      <w:r w:rsidR="00C100DC" w:rsidRPr="00652D89">
        <w:rPr>
          <w:rFonts w:ascii="Times New Roman" w:hAnsi="Times New Roman" w:cs="Times New Roman"/>
        </w:rPr>
        <w:t xml:space="preserve"> Shen et al. (2016: for additional details see Bonett and Blair 2017). </w:t>
      </w:r>
      <w:r w:rsidR="00C100DC">
        <w:rPr>
          <w:rFonts w:ascii="Times New Roman" w:hAnsi="Times New Roman" w:cs="Times New Roman"/>
        </w:rPr>
        <w:t xml:space="preserve">We pruned the maximum clade credibility tree to </w:t>
      </w:r>
      <w:r w:rsidR="00385C21">
        <w:rPr>
          <w:rFonts w:ascii="Times New Roman" w:hAnsi="Times New Roman" w:cs="Times New Roman"/>
        </w:rPr>
        <w:t>the species used in this study</w:t>
      </w:r>
      <w:r w:rsidR="00C100DC">
        <w:rPr>
          <w:rFonts w:ascii="Times New Roman" w:hAnsi="Times New Roman" w:cs="Times New Roman"/>
        </w:rPr>
        <w:t xml:space="preserve">. </w:t>
      </w:r>
    </w:p>
    <w:p w14:paraId="4BCFC27C" w14:textId="45692E8B" w:rsidR="00C100DC" w:rsidRDefault="005835FF" w:rsidP="005835FF">
      <w:pPr>
        <w:ind w:firstLine="720"/>
        <w:rPr>
          <w:rFonts w:ascii="Times New Roman" w:hAnsi="Times New Roman" w:cs="Times New Roman"/>
        </w:rPr>
      </w:pPr>
      <w:r>
        <w:rPr>
          <w:rFonts w:ascii="Times New Roman" w:hAnsi="Times New Roman" w:cs="Times New Roman"/>
        </w:rPr>
        <w:t xml:space="preserve">To test the robustness of our results, we repeated all ANOVAs </w:t>
      </w:r>
      <w:r w:rsidR="00AD0FE2">
        <w:rPr>
          <w:rFonts w:ascii="Times New Roman" w:hAnsi="Times New Roman" w:cs="Times New Roman"/>
        </w:rPr>
        <w:t>using each of the microhabitat classification schemes described above</w:t>
      </w:r>
      <w:r w:rsidR="00CE645B">
        <w:rPr>
          <w:rFonts w:ascii="Times New Roman" w:hAnsi="Times New Roman" w:cs="Times New Roman"/>
        </w:rPr>
        <w:t>,</w:t>
      </w:r>
      <w:r w:rsidR="00AD0FE2">
        <w:rPr>
          <w:rFonts w:ascii="Times New Roman" w:hAnsi="Times New Roman" w:cs="Times New Roman"/>
        </w:rPr>
        <w:t xml:space="preserve"> </w:t>
      </w:r>
      <w:r w:rsidR="00CE645B">
        <w:rPr>
          <w:rFonts w:ascii="Times New Roman" w:hAnsi="Times New Roman" w:cs="Times New Roman"/>
        </w:rPr>
        <w:t>and</w:t>
      </w:r>
      <w:r w:rsidR="00AD0FE2">
        <w:rPr>
          <w:rFonts w:ascii="Times New Roman" w:hAnsi="Times New Roman" w:cs="Times New Roman"/>
        </w:rPr>
        <w:t xml:space="preserve"> </w:t>
      </w:r>
      <w:r>
        <w:rPr>
          <w:rFonts w:ascii="Times New Roman" w:hAnsi="Times New Roman" w:cs="Times New Roman"/>
        </w:rPr>
        <w:t xml:space="preserve">on a reduced dataset of only arboreal and terrestrial tropical species. We also calculated confidence intervals of all Z statistics by repeating the analyses across the 1000 </w:t>
      </w:r>
      <w:r w:rsidR="00CE645B">
        <w:rPr>
          <w:rFonts w:ascii="Times New Roman" w:hAnsi="Times New Roman" w:cs="Times New Roman"/>
        </w:rPr>
        <w:t xml:space="preserve">pruned </w:t>
      </w:r>
      <w:r>
        <w:rPr>
          <w:rFonts w:ascii="Times New Roman" w:hAnsi="Times New Roman" w:cs="Times New Roman"/>
        </w:rPr>
        <w:t>posterior chronograms from Bonett and Blair’s (2017) phylogenic reconstruction to account for phylogenetic uncertainty.</w:t>
      </w:r>
    </w:p>
    <w:p w14:paraId="042023B1" w14:textId="77777777" w:rsidR="00044AE2" w:rsidRPr="001F7131" w:rsidRDefault="00044AE2">
      <w:pPr>
        <w:rPr>
          <w:rFonts w:ascii="Times New Roman" w:hAnsi="Times New Roman" w:cs="Times New Roman"/>
        </w:rPr>
      </w:pPr>
    </w:p>
    <w:p w14:paraId="45021DE5" w14:textId="67E37B43" w:rsidR="002106DC" w:rsidRPr="00B9466E" w:rsidRDefault="00783C8E" w:rsidP="005E6D6E">
      <w:pPr>
        <w:rPr>
          <w:rFonts w:ascii="Times New Roman" w:hAnsi="Times New Roman" w:cs="Times New Roman"/>
        </w:rPr>
      </w:pPr>
      <w:r w:rsidRPr="001F7131">
        <w:rPr>
          <w:rFonts w:ascii="Times New Roman" w:hAnsi="Times New Roman" w:cs="Times New Roman"/>
          <w:u w:val="single"/>
        </w:rPr>
        <w:t>Ecological Niche Modeling</w:t>
      </w:r>
      <w:r w:rsidR="000769F6">
        <w:rPr>
          <w:rFonts w:ascii="Times New Roman" w:hAnsi="Times New Roman" w:cs="Times New Roman"/>
          <w:u w:val="single"/>
        </w:rPr>
        <w:t xml:space="preserve"> Approach</w:t>
      </w:r>
      <w:r w:rsidR="00655816" w:rsidRPr="00655816">
        <w:rPr>
          <w:rFonts w:ascii="Times New Roman" w:hAnsi="Times New Roman" w:cs="Times New Roman"/>
        </w:rPr>
        <w:t xml:space="preserve"> </w:t>
      </w:r>
    </w:p>
    <w:p w14:paraId="7F1BB963" w14:textId="3867559B" w:rsidR="00385C21" w:rsidRDefault="00CE645B" w:rsidP="006A6C3A">
      <w:pPr>
        <w:ind w:firstLine="720"/>
        <w:rPr>
          <w:rFonts w:ascii="Times New Roman" w:hAnsi="Times New Roman" w:cs="Times New Roman"/>
        </w:rPr>
      </w:pPr>
      <w:r>
        <w:rPr>
          <w:rFonts w:ascii="Times New Roman" w:hAnsi="Times New Roman" w:cs="Times New Roman"/>
        </w:rPr>
        <w:t>Our</w:t>
      </w:r>
      <w:r w:rsidR="00F0424F">
        <w:rPr>
          <w:rFonts w:ascii="Times New Roman" w:hAnsi="Times New Roman" w:cs="Times New Roman"/>
        </w:rPr>
        <w:t xml:space="preserve"> second approach utilized ecological niche modeling (ENM) to compare the climatic niches occupied by arboreal and terrestrial species. </w:t>
      </w:r>
      <w:r w:rsidR="002C495A">
        <w:rPr>
          <w:rFonts w:ascii="Times New Roman" w:hAnsi="Times New Roman" w:cs="Times New Roman"/>
        </w:rPr>
        <w:t xml:space="preserve">For this ENM approach, we merged all species distributions of the same microhabitat type to form </w:t>
      </w:r>
      <w:r>
        <w:rPr>
          <w:rFonts w:ascii="Times New Roman" w:hAnsi="Times New Roman" w:cs="Times New Roman"/>
        </w:rPr>
        <w:t>an arboreal</w:t>
      </w:r>
      <w:r w:rsidR="002C495A">
        <w:rPr>
          <w:rFonts w:ascii="Times New Roman" w:hAnsi="Times New Roman" w:cs="Times New Roman"/>
        </w:rPr>
        <w:t xml:space="preserve"> microhabitat polygon </w:t>
      </w:r>
      <w:r>
        <w:rPr>
          <w:rFonts w:ascii="Times New Roman" w:hAnsi="Times New Roman" w:cs="Times New Roman"/>
        </w:rPr>
        <w:t xml:space="preserve">and a </w:t>
      </w:r>
      <w:r w:rsidR="002C495A">
        <w:rPr>
          <w:rFonts w:ascii="Times New Roman" w:hAnsi="Times New Roman" w:cs="Times New Roman"/>
        </w:rPr>
        <w:t xml:space="preserve">terrestrial </w:t>
      </w:r>
      <w:r>
        <w:rPr>
          <w:rFonts w:ascii="Times New Roman" w:hAnsi="Times New Roman" w:cs="Times New Roman"/>
        </w:rPr>
        <w:t>microhabitat polygon</w:t>
      </w:r>
      <w:r w:rsidR="002C495A">
        <w:rPr>
          <w:rFonts w:ascii="Times New Roman" w:hAnsi="Times New Roman" w:cs="Times New Roman"/>
        </w:rPr>
        <w:t xml:space="preserve">. </w:t>
      </w:r>
      <w:r w:rsidR="006A6C3A">
        <w:rPr>
          <w:rFonts w:ascii="Times New Roman" w:hAnsi="Times New Roman" w:cs="Times New Roman"/>
        </w:rPr>
        <w:t xml:space="preserve">We then </w:t>
      </w:r>
      <w:r>
        <w:rPr>
          <w:rFonts w:ascii="Times New Roman" w:hAnsi="Times New Roman" w:cs="Times New Roman"/>
        </w:rPr>
        <w:t xml:space="preserve">gridded </w:t>
      </w:r>
      <w:r w:rsidR="006A6C3A">
        <w:rPr>
          <w:rFonts w:ascii="Times New Roman" w:hAnsi="Times New Roman" w:cs="Times New Roman"/>
        </w:rPr>
        <w:t>these</w:t>
      </w:r>
      <w:r>
        <w:rPr>
          <w:rFonts w:ascii="Times New Roman" w:hAnsi="Times New Roman" w:cs="Times New Roman"/>
        </w:rPr>
        <w:t xml:space="preserve"> polygons and obtained pseudo-occurrence points from the centroid of each grid cell as in Machado-Machado (2012). </w:t>
      </w:r>
      <w:r w:rsidR="006A6C3A">
        <w:rPr>
          <w:rFonts w:ascii="Times New Roman" w:hAnsi="Times New Roman" w:cs="Times New Roman"/>
        </w:rPr>
        <w:t xml:space="preserve">The gridding resolution was determined by </w:t>
      </w:r>
      <w:r>
        <w:rPr>
          <w:rFonts w:ascii="Times New Roman" w:hAnsi="Times New Roman" w:cs="Times New Roman"/>
        </w:rPr>
        <w:t>compar</w:t>
      </w:r>
      <w:r w:rsidR="006A6C3A">
        <w:rPr>
          <w:rFonts w:ascii="Times New Roman" w:hAnsi="Times New Roman" w:cs="Times New Roman"/>
        </w:rPr>
        <w:t>ing</w:t>
      </w:r>
      <w:r>
        <w:rPr>
          <w:rFonts w:ascii="Times New Roman" w:hAnsi="Times New Roman" w:cs="Times New Roman"/>
        </w:rPr>
        <w:t xml:space="preserve"> ENM performance on a series of successively finer </w:t>
      </w:r>
      <w:r w:rsidR="006A6C3A">
        <w:rPr>
          <w:rFonts w:ascii="Times New Roman" w:hAnsi="Times New Roman" w:cs="Times New Roman"/>
        </w:rPr>
        <w:t>resolutions, selecting</w:t>
      </w:r>
      <w:r w:rsidR="002C495A">
        <w:rPr>
          <w:rFonts w:ascii="Times New Roman" w:hAnsi="Times New Roman" w:cs="Times New Roman"/>
        </w:rPr>
        <w:t xml:space="preserve"> the smallest grid resolution for which model performance was acceptably high for </w:t>
      </w:r>
      <w:r w:rsidR="005074F1">
        <w:rPr>
          <w:rFonts w:ascii="Times New Roman" w:hAnsi="Times New Roman" w:cs="Times New Roman"/>
        </w:rPr>
        <w:t>both</w:t>
      </w:r>
      <w:r w:rsidR="002C495A">
        <w:rPr>
          <w:rFonts w:ascii="Times New Roman" w:hAnsi="Times New Roman" w:cs="Times New Roman"/>
        </w:rPr>
        <w:t xml:space="preserve"> </w:t>
      </w:r>
      <w:r>
        <w:rPr>
          <w:rFonts w:ascii="Times New Roman" w:hAnsi="Times New Roman" w:cs="Times New Roman"/>
        </w:rPr>
        <w:t xml:space="preserve">arboreal and terrestrial </w:t>
      </w:r>
      <w:r w:rsidR="002C495A">
        <w:rPr>
          <w:rFonts w:ascii="Times New Roman" w:hAnsi="Times New Roman" w:cs="Times New Roman"/>
        </w:rPr>
        <w:t xml:space="preserve">models (details below). </w:t>
      </w:r>
    </w:p>
    <w:p w14:paraId="79E1AE9C" w14:textId="12219673" w:rsidR="00A943B7" w:rsidRPr="00385C21" w:rsidRDefault="002A05BE" w:rsidP="00C91150">
      <w:pPr>
        <w:ind w:firstLine="720"/>
        <w:rPr>
          <w:rFonts w:ascii="Times New Roman" w:hAnsi="Times New Roman" w:cs="Times New Roman"/>
        </w:rPr>
      </w:pPr>
      <w:r w:rsidRPr="00385C21">
        <w:rPr>
          <w:rFonts w:ascii="Times New Roman" w:hAnsi="Times New Roman" w:cs="Times New Roman"/>
        </w:rPr>
        <w:t xml:space="preserve">We </w:t>
      </w:r>
      <w:r w:rsidR="004B1B2C" w:rsidRPr="00385C21">
        <w:rPr>
          <w:rFonts w:ascii="Times New Roman" w:hAnsi="Times New Roman" w:cs="Times New Roman"/>
        </w:rPr>
        <w:t>applied</w:t>
      </w:r>
      <w:r w:rsidRPr="00385C21">
        <w:rPr>
          <w:rFonts w:ascii="Times New Roman" w:hAnsi="Times New Roman" w:cs="Times New Roman"/>
        </w:rPr>
        <w:t xml:space="preserve"> the maximum entropy algorithm implemented in</w:t>
      </w:r>
      <w:r w:rsidR="00045950" w:rsidRPr="00385C21">
        <w:rPr>
          <w:rFonts w:ascii="Times New Roman" w:hAnsi="Times New Roman" w:cs="Times New Roman"/>
        </w:rPr>
        <w:t xml:space="preserve"> Max</w:t>
      </w:r>
      <w:r w:rsidR="00952A36" w:rsidRPr="00385C21">
        <w:rPr>
          <w:rFonts w:ascii="Times New Roman" w:hAnsi="Times New Roman" w:cs="Times New Roman"/>
        </w:rPr>
        <w:t>e</w:t>
      </w:r>
      <w:r w:rsidR="00045950" w:rsidRPr="00385C21">
        <w:rPr>
          <w:rFonts w:ascii="Times New Roman" w:hAnsi="Times New Roman" w:cs="Times New Roman"/>
        </w:rPr>
        <w:t xml:space="preserve">nt v3.4.1 </w:t>
      </w:r>
      <w:proofErr w:type="gramStart"/>
      <w:r w:rsidR="00045950" w:rsidRPr="00385C21">
        <w:rPr>
          <w:rFonts w:ascii="Calibri" w:hAnsi="Calibri" w:cs="Calibri"/>
        </w:rPr>
        <w:t>﻿</w:t>
      </w:r>
      <w:r w:rsidR="00045950" w:rsidRPr="00385C21">
        <w:rPr>
          <w:rFonts w:ascii="Times New Roman" w:hAnsi="Times New Roman" w:cs="Times New Roman"/>
        </w:rPr>
        <w:t>(</w:t>
      </w:r>
      <w:proofErr w:type="gramEnd"/>
      <w:r w:rsidR="00045950" w:rsidRPr="00385C21">
        <w:rPr>
          <w:rFonts w:ascii="Times New Roman" w:hAnsi="Times New Roman" w:cs="Times New Roman"/>
        </w:rPr>
        <w:t xml:space="preserve">Phillips et al. 2004, 2006) </w:t>
      </w:r>
      <w:r w:rsidRPr="00385C21">
        <w:rPr>
          <w:rFonts w:ascii="Times New Roman" w:hAnsi="Times New Roman" w:cs="Times New Roman"/>
        </w:rPr>
        <w:t>to model the ecological niches of arboreal and terrestrial species</w:t>
      </w:r>
      <w:r w:rsidR="00A82682" w:rsidRPr="00385C21">
        <w:rPr>
          <w:rFonts w:ascii="Times New Roman" w:hAnsi="Times New Roman" w:cs="Times New Roman"/>
        </w:rPr>
        <w:t>.</w:t>
      </w:r>
      <w:r w:rsidRPr="00385C21">
        <w:rPr>
          <w:rFonts w:ascii="Times New Roman" w:hAnsi="Times New Roman" w:cs="Times New Roman"/>
        </w:rPr>
        <w:t xml:space="preserve"> </w:t>
      </w:r>
      <w:r w:rsidR="00A82682" w:rsidRPr="00385C21">
        <w:rPr>
          <w:rFonts w:ascii="Times New Roman" w:hAnsi="Times New Roman" w:cs="Times New Roman"/>
        </w:rPr>
        <w:t>T</w:t>
      </w:r>
      <w:r w:rsidRPr="00385C21">
        <w:rPr>
          <w:rFonts w:ascii="Times New Roman" w:hAnsi="Times New Roman" w:cs="Times New Roman"/>
        </w:rPr>
        <w:t>his</w:t>
      </w:r>
      <w:r w:rsidR="00015386" w:rsidRPr="00385C21">
        <w:rPr>
          <w:rFonts w:ascii="Times New Roman" w:hAnsi="Times New Roman" w:cs="Times New Roman"/>
        </w:rPr>
        <w:t xml:space="preserve"> algorithm</w:t>
      </w:r>
      <w:r w:rsidR="00045950" w:rsidRPr="00385C21">
        <w:rPr>
          <w:rFonts w:ascii="Times New Roman" w:hAnsi="Times New Roman" w:cs="Times New Roman"/>
        </w:rPr>
        <w:t xml:space="preserve"> </w:t>
      </w:r>
      <w:r w:rsidR="00724D3C" w:rsidRPr="00385C21">
        <w:rPr>
          <w:rFonts w:ascii="Times New Roman" w:hAnsi="Times New Roman" w:cs="Times New Roman"/>
        </w:rPr>
        <w:t xml:space="preserve">generally </w:t>
      </w:r>
      <w:r w:rsidR="00045950" w:rsidRPr="00385C21">
        <w:rPr>
          <w:rFonts w:ascii="Times New Roman" w:hAnsi="Times New Roman" w:cs="Times New Roman"/>
        </w:rPr>
        <w:t>out</w:t>
      </w:r>
      <w:r w:rsidR="00724D3C" w:rsidRPr="00385C21">
        <w:rPr>
          <w:rFonts w:ascii="Times New Roman" w:hAnsi="Times New Roman" w:cs="Times New Roman"/>
        </w:rPr>
        <w:t xml:space="preserve">performs other </w:t>
      </w:r>
      <w:r w:rsidRPr="00385C21">
        <w:rPr>
          <w:rFonts w:ascii="Times New Roman" w:hAnsi="Times New Roman" w:cs="Times New Roman"/>
        </w:rPr>
        <w:t>methods</w:t>
      </w:r>
      <w:r w:rsidR="00724D3C" w:rsidRPr="00385C21">
        <w:rPr>
          <w:rFonts w:ascii="Times New Roman" w:hAnsi="Times New Roman" w:cs="Times New Roman"/>
        </w:rPr>
        <w:t xml:space="preserve"> (Elith et al. 2006; Phillips et al. 2006; Ortega-Huerta and Peterson 2008) and is less sensitive to sample size (Wisz et al. 2007</w:t>
      </w:r>
      <w:r w:rsidR="00B9466E" w:rsidRPr="00385C21">
        <w:rPr>
          <w:rFonts w:ascii="Times New Roman" w:hAnsi="Times New Roman" w:cs="Times New Roman"/>
        </w:rPr>
        <w:t>)</w:t>
      </w:r>
      <w:r w:rsidR="00724D3C" w:rsidRPr="00385C21">
        <w:rPr>
          <w:rFonts w:ascii="Times New Roman" w:hAnsi="Times New Roman" w:cs="Times New Roman"/>
        </w:rPr>
        <w:t>.</w:t>
      </w:r>
      <w:r w:rsidR="00045950" w:rsidRPr="00385C21">
        <w:rPr>
          <w:rFonts w:ascii="Times New Roman" w:hAnsi="Times New Roman" w:cs="Times New Roman"/>
        </w:rPr>
        <w:t xml:space="preserve"> </w:t>
      </w:r>
      <w:r w:rsidR="00724D3C" w:rsidRPr="00385C21">
        <w:rPr>
          <w:rFonts w:ascii="Times New Roman" w:hAnsi="Times New Roman" w:cs="Times New Roman"/>
        </w:rPr>
        <w:t>We employed</w:t>
      </w:r>
      <w:r w:rsidR="00525524" w:rsidRPr="00385C21">
        <w:rPr>
          <w:rFonts w:ascii="Times New Roman" w:hAnsi="Times New Roman" w:cs="Times New Roman"/>
        </w:rPr>
        <w:t xml:space="preserve"> a cross-validation</w:t>
      </w:r>
      <w:r w:rsidR="00724D3C" w:rsidRPr="00385C21">
        <w:rPr>
          <w:rFonts w:ascii="Times New Roman" w:hAnsi="Times New Roman" w:cs="Times New Roman"/>
        </w:rPr>
        <w:t xml:space="preserve"> method with a </w:t>
      </w:r>
      <w:r w:rsidR="00B9466E" w:rsidRPr="00385C21">
        <w:rPr>
          <w:rFonts w:ascii="Times New Roman" w:hAnsi="Times New Roman" w:cs="Times New Roman"/>
        </w:rPr>
        <w:t>10</w:t>
      </w:r>
      <w:r w:rsidR="00724D3C" w:rsidRPr="00385C21">
        <w:rPr>
          <w:rFonts w:ascii="Times New Roman" w:hAnsi="Times New Roman" w:cs="Times New Roman"/>
        </w:rPr>
        <w:t xml:space="preserve">-fold partition </w:t>
      </w:r>
      <w:r w:rsidR="00525524" w:rsidRPr="00385C21">
        <w:rPr>
          <w:rFonts w:ascii="Times New Roman" w:hAnsi="Times New Roman" w:cs="Times New Roman"/>
        </w:rPr>
        <w:t>scheme</w:t>
      </w:r>
      <w:r w:rsidR="00EF2A18" w:rsidRPr="00385C21">
        <w:rPr>
          <w:rFonts w:ascii="Times New Roman" w:hAnsi="Times New Roman" w:cs="Times New Roman"/>
        </w:rPr>
        <w:t xml:space="preserve"> which use</w:t>
      </w:r>
      <w:r w:rsidR="004E25D1" w:rsidRPr="00385C21">
        <w:rPr>
          <w:rFonts w:ascii="Times New Roman" w:hAnsi="Times New Roman" w:cs="Times New Roman"/>
        </w:rPr>
        <w:t>s</w:t>
      </w:r>
      <w:r w:rsidR="00EF2A18" w:rsidRPr="00385C21">
        <w:rPr>
          <w:rFonts w:ascii="Times New Roman" w:hAnsi="Times New Roman" w:cs="Times New Roman"/>
        </w:rPr>
        <w:t xml:space="preserve"> 90% of the data for training and reserve</w:t>
      </w:r>
      <w:r w:rsidR="004E25D1" w:rsidRPr="00385C21">
        <w:rPr>
          <w:rFonts w:ascii="Times New Roman" w:hAnsi="Times New Roman" w:cs="Times New Roman"/>
        </w:rPr>
        <w:t>s</w:t>
      </w:r>
      <w:r w:rsidR="00EF2A18" w:rsidRPr="00385C21">
        <w:rPr>
          <w:rFonts w:ascii="Times New Roman" w:hAnsi="Times New Roman" w:cs="Times New Roman"/>
        </w:rPr>
        <w:t xml:space="preserve"> 10% for testing</w:t>
      </w:r>
      <w:r w:rsidR="00724D3C" w:rsidRPr="00385C21">
        <w:rPr>
          <w:rFonts w:ascii="Times New Roman" w:hAnsi="Times New Roman" w:cs="Times New Roman"/>
        </w:rPr>
        <w:t xml:space="preserve">. </w:t>
      </w:r>
      <w:r w:rsidR="00EF2A18" w:rsidRPr="00385C21">
        <w:rPr>
          <w:rFonts w:ascii="Times New Roman" w:hAnsi="Times New Roman" w:cs="Times New Roman"/>
        </w:rPr>
        <w:t>We</w:t>
      </w:r>
      <w:r w:rsidR="00665587" w:rsidRPr="00385C21">
        <w:rPr>
          <w:rFonts w:ascii="Times New Roman" w:hAnsi="Times New Roman" w:cs="Times New Roman"/>
        </w:rPr>
        <w:t xml:space="preserve"> evaluated e</w:t>
      </w:r>
      <w:r w:rsidR="00724D3C" w:rsidRPr="00385C21">
        <w:rPr>
          <w:rFonts w:ascii="Times New Roman" w:hAnsi="Times New Roman" w:cs="Times New Roman"/>
        </w:rPr>
        <w:t>ach M</w:t>
      </w:r>
      <w:r w:rsidR="00952A36" w:rsidRPr="00385C21">
        <w:rPr>
          <w:rFonts w:ascii="Times New Roman" w:hAnsi="Times New Roman" w:cs="Times New Roman"/>
        </w:rPr>
        <w:t>axent</w:t>
      </w:r>
      <w:r w:rsidR="00724D3C" w:rsidRPr="00385C21">
        <w:rPr>
          <w:rFonts w:ascii="Times New Roman" w:hAnsi="Times New Roman" w:cs="Times New Roman"/>
        </w:rPr>
        <w:t xml:space="preserve"> model replicate </w:t>
      </w:r>
      <w:r w:rsidR="00EF2A18" w:rsidRPr="00385C21">
        <w:rPr>
          <w:rFonts w:ascii="Times New Roman" w:hAnsi="Times New Roman" w:cs="Times New Roman"/>
        </w:rPr>
        <w:t>with</w:t>
      </w:r>
      <w:r w:rsidR="00724D3C" w:rsidRPr="00385C21">
        <w:rPr>
          <w:rFonts w:ascii="Times New Roman" w:hAnsi="Times New Roman" w:cs="Times New Roman"/>
        </w:rPr>
        <w:t xml:space="preserve"> </w:t>
      </w:r>
      <w:r w:rsidR="00665587" w:rsidRPr="00385C21">
        <w:rPr>
          <w:rFonts w:ascii="Times New Roman" w:hAnsi="Times New Roman" w:cs="Times New Roman"/>
        </w:rPr>
        <w:t xml:space="preserve">a modified </w:t>
      </w:r>
      <w:r w:rsidR="00724D3C" w:rsidRPr="00385C21">
        <w:rPr>
          <w:rFonts w:ascii="Times New Roman" w:hAnsi="Times New Roman" w:cs="Times New Roman"/>
        </w:rPr>
        <w:t>Area Under the Curve (AUC) of the Receiver Operating Characteristic (ROC)</w:t>
      </w:r>
      <w:r w:rsidR="00016533" w:rsidRPr="00385C21">
        <w:rPr>
          <w:rFonts w:ascii="Times New Roman" w:hAnsi="Times New Roman" w:cs="Times New Roman"/>
        </w:rPr>
        <w:t xml:space="preserve"> using the fraction of the total area predicted present (fractional predicted area) instead of the commonly used commission rate</w:t>
      </w:r>
      <w:r w:rsidR="009D0B42" w:rsidRPr="00385C21">
        <w:rPr>
          <w:rFonts w:ascii="Times New Roman" w:hAnsi="Times New Roman" w:cs="Times New Roman"/>
        </w:rPr>
        <w:t xml:space="preserve">. </w:t>
      </w:r>
      <w:r w:rsidR="00016533" w:rsidRPr="00385C21">
        <w:rPr>
          <w:rFonts w:ascii="Times New Roman" w:hAnsi="Times New Roman" w:cs="Times New Roman"/>
        </w:rPr>
        <w:t xml:space="preserve">AUC </w:t>
      </w:r>
      <w:r w:rsidR="00EF2A18" w:rsidRPr="00385C21">
        <w:rPr>
          <w:rFonts w:ascii="Times New Roman" w:hAnsi="Times New Roman" w:cs="Times New Roman"/>
        </w:rPr>
        <w:t xml:space="preserve">values range from 0 to 1 where a score of 0.5 </w:t>
      </w:r>
      <w:r w:rsidR="00D617BE" w:rsidRPr="00385C21">
        <w:rPr>
          <w:rFonts w:ascii="Times New Roman" w:hAnsi="Times New Roman" w:cs="Times New Roman"/>
        </w:rPr>
        <w:t>indicates that the model is u</w:t>
      </w:r>
      <w:r w:rsidR="004E25D1" w:rsidRPr="00385C21">
        <w:rPr>
          <w:rFonts w:ascii="Times New Roman" w:hAnsi="Times New Roman" w:cs="Times New Roman"/>
        </w:rPr>
        <w:t>n</w:t>
      </w:r>
      <w:r w:rsidR="00D617BE" w:rsidRPr="00385C21">
        <w:rPr>
          <w:rFonts w:ascii="Times New Roman" w:hAnsi="Times New Roman" w:cs="Times New Roman"/>
        </w:rPr>
        <w:t>informative in predicting the testing dataset and a score above 0.8 indicates that the model is very informative</w:t>
      </w:r>
      <w:r w:rsidR="00837A74" w:rsidRPr="00385C21">
        <w:rPr>
          <w:rFonts w:ascii="Times New Roman" w:hAnsi="Times New Roman" w:cs="Times New Roman"/>
        </w:rPr>
        <w:t xml:space="preserve"> (</w:t>
      </w:r>
      <w:proofErr w:type="spellStart"/>
      <w:r w:rsidR="008224D4" w:rsidRPr="00385C21">
        <w:rPr>
          <w:rFonts w:ascii="Times New Roman" w:hAnsi="Times New Roman" w:cs="Times New Roman"/>
        </w:rPr>
        <w:t>Swets</w:t>
      </w:r>
      <w:proofErr w:type="spellEnd"/>
      <w:r w:rsidR="008224D4" w:rsidRPr="00385C21">
        <w:rPr>
          <w:rFonts w:ascii="Times New Roman" w:hAnsi="Times New Roman" w:cs="Times New Roman"/>
        </w:rPr>
        <w:t xml:space="preserve"> 1988</w:t>
      </w:r>
      <w:r w:rsidR="00837A74" w:rsidRPr="00385C21">
        <w:rPr>
          <w:rFonts w:ascii="Times New Roman" w:hAnsi="Times New Roman" w:cs="Times New Roman"/>
        </w:rPr>
        <w:t>)</w:t>
      </w:r>
      <w:r w:rsidR="00D617BE" w:rsidRPr="00385C21">
        <w:rPr>
          <w:rFonts w:ascii="Times New Roman" w:hAnsi="Times New Roman" w:cs="Times New Roman"/>
        </w:rPr>
        <w:t>.</w:t>
      </w:r>
      <w:r w:rsidR="00C91150">
        <w:rPr>
          <w:rFonts w:ascii="Times New Roman" w:hAnsi="Times New Roman" w:cs="Times New Roman"/>
        </w:rPr>
        <w:t xml:space="preserve"> </w:t>
      </w:r>
      <w:r w:rsidR="005074F1" w:rsidRPr="00385C21">
        <w:rPr>
          <w:rFonts w:ascii="Times New Roman" w:hAnsi="Times New Roman" w:cs="Times New Roman"/>
        </w:rPr>
        <w:t>Thus, we</w:t>
      </w:r>
      <w:r w:rsidR="004B1B2C" w:rsidRPr="00385C21">
        <w:rPr>
          <w:rFonts w:ascii="Times New Roman" w:hAnsi="Times New Roman" w:cs="Times New Roman"/>
        </w:rPr>
        <w:t xml:space="preserve"> applied</w:t>
      </w:r>
      <w:r w:rsidR="005074F1" w:rsidRPr="00385C21">
        <w:rPr>
          <w:rFonts w:ascii="Times New Roman" w:hAnsi="Times New Roman" w:cs="Times New Roman"/>
        </w:rPr>
        <w:t xml:space="preserve"> 0.8 as the </w:t>
      </w:r>
      <w:r w:rsidR="00C91150">
        <w:rPr>
          <w:rFonts w:ascii="Times New Roman" w:hAnsi="Times New Roman" w:cs="Times New Roman"/>
        </w:rPr>
        <w:t xml:space="preserve">AUC </w:t>
      </w:r>
      <w:r w:rsidR="005074F1" w:rsidRPr="00385C21">
        <w:rPr>
          <w:rFonts w:ascii="Times New Roman" w:hAnsi="Times New Roman" w:cs="Times New Roman"/>
        </w:rPr>
        <w:t xml:space="preserve">cutoff to determine appropriately high model performance for the grid resolution </w:t>
      </w:r>
      <w:r w:rsidR="00C91150">
        <w:rPr>
          <w:rFonts w:ascii="Times New Roman" w:hAnsi="Times New Roman" w:cs="Times New Roman"/>
        </w:rPr>
        <w:t>described</w:t>
      </w:r>
      <w:r w:rsidR="005074F1" w:rsidRPr="00385C21">
        <w:rPr>
          <w:rFonts w:ascii="Times New Roman" w:hAnsi="Times New Roman" w:cs="Times New Roman"/>
        </w:rPr>
        <w:t xml:space="preserve"> above and for </w:t>
      </w:r>
      <w:r w:rsidR="004E25D1" w:rsidRPr="00385C21">
        <w:rPr>
          <w:rFonts w:ascii="Times New Roman" w:hAnsi="Times New Roman" w:cs="Times New Roman"/>
        </w:rPr>
        <w:t>inclusion in</w:t>
      </w:r>
      <w:r w:rsidR="005074F1" w:rsidRPr="00385C21">
        <w:rPr>
          <w:rFonts w:ascii="Times New Roman" w:hAnsi="Times New Roman" w:cs="Times New Roman"/>
        </w:rPr>
        <w:t xml:space="preserve"> the weighted consensus models</w:t>
      </w:r>
      <w:r w:rsidR="00C91150">
        <w:rPr>
          <w:rFonts w:ascii="Times New Roman" w:hAnsi="Times New Roman" w:cs="Times New Roman"/>
        </w:rPr>
        <w:t>. These consensus models were</w:t>
      </w:r>
      <w:r w:rsidR="005074F1" w:rsidRPr="00385C21">
        <w:rPr>
          <w:rFonts w:ascii="Times New Roman" w:hAnsi="Times New Roman" w:cs="Times New Roman"/>
        </w:rPr>
        <w:t xml:space="preserve"> then </w:t>
      </w:r>
      <w:r w:rsidR="002428A0" w:rsidRPr="00385C21">
        <w:rPr>
          <w:rFonts w:ascii="Times New Roman" w:hAnsi="Times New Roman" w:cs="Times New Roman"/>
        </w:rPr>
        <w:t xml:space="preserve">projected across the geographic extent where Plethodontidae are found in North and South America (20.0° S:70.0° N; </w:t>
      </w:r>
      <w:r w:rsidR="002428A0" w:rsidRPr="00385C21">
        <w:rPr>
          <w:rFonts w:ascii="Times New Roman" w:hAnsi="Times New Roman" w:cs="Times New Roman"/>
        </w:rPr>
        <w:lastRenderedPageBreak/>
        <w:t>140.0° W:11.33° W)</w:t>
      </w:r>
      <w:r w:rsidR="00C91150">
        <w:rPr>
          <w:rFonts w:ascii="Times New Roman" w:hAnsi="Times New Roman" w:cs="Times New Roman"/>
        </w:rPr>
        <w:t xml:space="preserve">, producing </w:t>
      </w:r>
      <w:r w:rsidR="00E71543" w:rsidRPr="00385C21">
        <w:rPr>
          <w:rFonts w:ascii="Times New Roman" w:hAnsi="Times New Roman" w:cs="Times New Roman"/>
        </w:rPr>
        <w:t>a</w:t>
      </w:r>
      <w:r w:rsidR="002428A0" w:rsidRPr="00385C21">
        <w:rPr>
          <w:rFonts w:ascii="Times New Roman" w:hAnsi="Times New Roman" w:cs="Times New Roman"/>
        </w:rPr>
        <w:t xml:space="preserve"> suitability score for each </w:t>
      </w:r>
      <w:r w:rsidR="00C91150">
        <w:rPr>
          <w:rFonts w:ascii="Times New Roman" w:hAnsi="Times New Roman" w:cs="Times New Roman"/>
        </w:rPr>
        <w:t xml:space="preserve">map pixel </w:t>
      </w:r>
      <w:r w:rsidR="005074F1" w:rsidRPr="00385C21">
        <w:rPr>
          <w:rFonts w:ascii="Times New Roman" w:hAnsi="Times New Roman" w:cs="Times New Roman"/>
        </w:rPr>
        <w:t>at a resolution of 2.5 arc minutes</w:t>
      </w:r>
      <w:r w:rsidR="002428A0" w:rsidRPr="00385C21">
        <w:rPr>
          <w:rFonts w:ascii="Times New Roman" w:hAnsi="Times New Roman" w:cs="Times New Roman"/>
        </w:rPr>
        <w:t>, ranging from 0 (non-suitable) to 1 (highly suitable).</w:t>
      </w:r>
    </w:p>
    <w:p w14:paraId="116EA217" w14:textId="2A3A597D" w:rsidR="005074F1" w:rsidRDefault="00C91150" w:rsidP="005074F1">
      <w:pPr>
        <w:ind w:firstLine="720"/>
        <w:rPr>
          <w:rFonts w:ascii="Times New Roman" w:hAnsi="Times New Roman" w:cs="Times New Roman"/>
        </w:rPr>
      </w:pPr>
      <w:r>
        <w:rPr>
          <w:rFonts w:ascii="TimesNewRomanPSMT" w:hAnsi="TimesNewRomanPSMT"/>
          <w:color w:val="000000" w:themeColor="text1"/>
        </w:rPr>
        <w:t>To test whether the arboreal and terrestrial niches were significantly different, we</w:t>
      </w:r>
      <w:r w:rsidR="005074F1">
        <w:rPr>
          <w:rFonts w:ascii="TimesNewRomanPSMT" w:hAnsi="TimesNewRomanPSMT"/>
          <w:color w:val="000000" w:themeColor="text1"/>
        </w:rPr>
        <w:t xml:space="preserve"> </w:t>
      </w:r>
      <w:r>
        <w:rPr>
          <w:rFonts w:ascii="TimesNewRomanPSMT" w:hAnsi="TimesNewRomanPSMT"/>
          <w:color w:val="000000" w:themeColor="text1"/>
        </w:rPr>
        <w:t>quantified</w:t>
      </w:r>
      <w:r w:rsidR="005074F1">
        <w:rPr>
          <w:rFonts w:ascii="TimesNewRomanPSMT" w:hAnsi="TimesNewRomanPSMT"/>
          <w:color w:val="000000" w:themeColor="text1"/>
        </w:rPr>
        <w:t xml:space="preserve"> the degree of niche overlap using two metrics: </w:t>
      </w:r>
      <w:r w:rsidR="005074F1">
        <w:rPr>
          <w:rFonts w:ascii="Times New Roman" w:hAnsi="Times New Roman" w:cs="Times New Roman"/>
        </w:rPr>
        <w:t xml:space="preserve">Schoener’s </w:t>
      </w:r>
      <w:r w:rsidR="005074F1" w:rsidRPr="00665587">
        <w:rPr>
          <w:rFonts w:ascii="Times New Roman" w:hAnsi="Times New Roman" w:cs="Times New Roman"/>
          <w:i/>
        </w:rPr>
        <w:t>D</w:t>
      </w:r>
      <w:r w:rsidR="005074F1">
        <w:rPr>
          <w:rFonts w:ascii="Times New Roman" w:hAnsi="Times New Roman" w:cs="Times New Roman"/>
        </w:rPr>
        <w:t xml:space="preserve"> (1968), Warren’s</w:t>
      </w:r>
      <w:r w:rsidR="005074F1" w:rsidRPr="00665587">
        <w:rPr>
          <w:rFonts w:ascii="Times New Roman" w:hAnsi="Times New Roman" w:cs="Times New Roman"/>
          <w:i/>
        </w:rPr>
        <w:t xml:space="preserve"> I</w:t>
      </w:r>
      <w:r w:rsidR="005074F1">
        <w:rPr>
          <w:rFonts w:ascii="Times New Roman" w:hAnsi="Times New Roman" w:cs="Times New Roman"/>
        </w:rPr>
        <w:t xml:space="preserve"> statistic (Warren et al 2008).</w:t>
      </w:r>
      <w:r w:rsidR="007834A3">
        <w:rPr>
          <w:rFonts w:ascii="Times New Roman" w:hAnsi="Times New Roman" w:cs="Times New Roman"/>
        </w:rPr>
        <w:t xml:space="preserve"> </w:t>
      </w:r>
      <w:r w:rsidR="007834A3">
        <w:rPr>
          <w:rFonts w:ascii="Times New Roman" w:hAnsi="Times New Roman" w:cs="Times New Roman"/>
          <w:color w:val="000000"/>
          <w:shd w:val="clear" w:color="auto" w:fill="FFFFFF"/>
        </w:rPr>
        <w:t>These</w:t>
      </w:r>
      <w:r w:rsidR="005074F1" w:rsidRPr="005165B6">
        <w:rPr>
          <w:rFonts w:ascii="Times New Roman" w:hAnsi="Times New Roman" w:cs="Times New Roman"/>
          <w:color w:val="000000"/>
          <w:shd w:val="clear" w:color="auto" w:fill="FFFFFF"/>
        </w:rPr>
        <w:t xml:space="preserve"> similarity metrics range from 0 (no niche overlap) to 1 (identical niches)</w:t>
      </w:r>
      <w:r w:rsidR="005074F1">
        <w:rPr>
          <w:rFonts w:ascii="Times New Roman" w:hAnsi="Times New Roman" w:cs="Times New Roman"/>
          <w:color w:val="000000"/>
          <w:shd w:val="clear" w:color="auto" w:fill="FFFFFF"/>
        </w:rPr>
        <w:t xml:space="preserve"> and </w:t>
      </w:r>
      <w:r w:rsidR="005074F1">
        <w:rPr>
          <w:rFonts w:ascii="Times New Roman" w:hAnsi="Times New Roman" w:cs="Times New Roman"/>
        </w:rPr>
        <w:t xml:space="preserve">are calculated by taking the difference between microhabitat type suitability scores within each </w:t>
      </w:r>
      <w:r>
        <w:rPr>
          <w:rFonts w:ascii="Times New Roman" w:hAnsi="Times New Roman" w:cs="Times New Roman"/>
        </w:rPr>
        <w:t>map</w:t>
      </w:r>
      <w:r w:rsidR="005074F1">
        <w:rPr>
          <w:rFonts w:ascii="Times New Roman" w:hAnsi="Times New Roman" w:cs="Times New Roman"/>
        </w:rPr>
        <w:t xml:space="preserve"> </w:t>
      </w:r>
      <w:r>
        <w:rPr>
          <w:rFonts w:ascii="Times New Roman" w:hAnsi="Times New Roman" w:cs="Times New Roman"/>
        </w:rPr>
        <w:t>pixel</w:t>
      </w:r>
      <w:r w:rsidR="005074F1">
        <w:rPr>
          <w:rFonts w:ascii="Times New Roman" w:hAnsi="Times New Roman" w:cs="Times New Roman"/>
        </w:rPr>
        <w:t>.</w:t>
      </w:r>
      <w:r w:rsidR="007834A3">
        <w:rPr>
          <w:rFonts w:ascii="Times New Roman" w:hAnsi="Times New Roman" w:cs="Times New Roman"/>
        </w:rPr>
        <w:t xml:space="preserve"> </w:t>
      </w:r>
      <w:r w:rsidR="007834A3" w:rsidRPr="005165B6">
        <w:rPr>
          <w:rFonts w:ascii="Times New Roman" w:hAnsi="Times New Roman" w:cs="Times New Roman"/>
          <w:color w:val="000000"/>
          <w:shd w:val="clear" w:color="auto" w:fill="FFFFFF"/>
        </w:rPr>
        <w:t>Sc</w:t>
      </w:r>
      <w:r w:rsidR="007834A3">
        <w:rPr>
          <w:rFonts w:ascii="Times New Roman" w:hAnsi="Times New Roman" w:cs="Times New Roman"/>
          <w:color w:val="000000"/>
          <w:shd w:val="clear" w:color="auto" w:fill="FFFFFF"/>
        </w:rPr>
        <w:t xml:space="preserve">hoener’s </w:t>
      </w:r>
      <w:r w:rsidR="007834A3" w:rsidRPr="007834A3">
        <w:rPr>
          <w:rFonts w:ascii="Times New Roman" w:hAnsi="Times New Roman" w:cs="Times New Roman"/>
          <w:i/>
          <w:color w:val="000000"/>
          <w:shd w:val="clear" w:color="auto" w:fill="FFFFFF"/>
        </w:rPr>
        <w:t>D</w:t>
      </w:r>
      <w:r w:rsidR="007834A3">
        <w:rPr>
          <w:rFonts w:ascii="Times New Roman" w:hAnsi="Times New Roman" w:cs="Times New Roman"/>
          <w:color w:val="000000"/>
          <w:shd w:val="clear" w:color="auto" w:fill="FFFFFF"/>
        </w:rPr>
        <w:t xml:space="preserve"> assumes </w:t>
      </w:r>
      <w:r w:rsidR="007834A3" w:rsidRPr="005165B6">
        <w:rPr>
          <w:rFonts w:ascii="Times New Roman" w:hAnsi="Times New Roman" w:cs="Times New Roman"/>
          <w:color w:val="000000"/>
          <w:shd w:val="clear" w:color="auto" w:fill="FFFFFF"/>
        </w:rPr>
        <w:t xml:space="preserve">that the suitability scores are proportional to species abundance, whereas </w:t>
      </w:r>
      <w:r w:rsidR="007834A3">
        <w:rPr>
          <w:rFonts w:ascii="Times New Roman" w:hAnsi="Times New Roman" w:cs="Times New Roman"/>
          <w:color w:val="000000"/>
          <w:shd w:val="clear" w:color="auto" w:fill="FFFFFF"/>
        </w:rPr>
        <w:t>Warren’s</w:t>
      </w:r>
      <w:r w:rsidR="007834A3" w:rsidRPr="005165B6">
        <w:rPr>
          <w:rStyle w:val="apple-converted-space"/>
          <w:rFonts w:ascii="Times New Roman" w:hAnsi="Times New Roman" w:cs="Times New Roman"/>
          <w:color w:val="000000"/>
          <w:shd w:val="clear" w:color="auto" w:fill="FFFFFF"/>
        </w:rPr>
        <w:t> </w:t>
      </w:r>
      <w:r w:rsidR="007834A3" w:rsidRPr="005165B6">
        <w:rPr>
          <w:rStyle w:val="Emphasis"/>
          <w:rFonts w:ascii="Times New Roman" w:hAnsi="Times New Roman" w:cs="Times New Roman"/>
          <w:color w:val="000000"/>
        </w:rPr>
        <w:t>I</w:t>
      </w:r>
      <w:r w:rsidR="007834A3" w:rsidRPr="005165B6">
        <w:rPr>
          <w:rStyle w:val="apple-converted-space"/>
          <w:rFonts w:ascii="Times New Roman" w:hAnsi="Times New Roman" w:cs="Times New Roman"/>
          <w:color w:val="000000"/>
          <w:shd w:val="clear" w:color="auto" w:fill="FFFFFF"/>
        </w:rPr>
        <w:t> </w:t>
      </w:r>
      <w:r w:rsidR="007834A3">
        <w:rPr>
          <w:rStyle w:val="apple-converted-space"/>
          <w:rFonts w:ascii="Times New Roman" w:hAnsi="Times New Roman" w:cs="Times New Roman"/>
          <w:color w:val="000000"/>
          <w:shd w:val="clear" w:color="auto" w:fill="FFFFFF"/>
        </w:rPr>
        <w:t xml:space="preserve">is more conservative and </w:t>
      </w:r>
      <w:r w:rsidR="007834A3" w:rsidRPr="005165B6">
        <w:rPr>
          <w:rFonts w:ascii="Times New Roman" w:hAnsi="Times New Roman" w:cs="Times New Roman"/>
          <w:color w:val="000000"/>
          <w:shd w:val="clear" w:color="auto" w:fill="FFFFFF"/>
        </w:rPr>
        <w:t>measures the probability distributions of two ecological niche models (Warren et al</w:t>
      </w:r>
      <w:r w:rsidR="007834A3" w:rsidRPr="00856486">
        <w:rPr>
          <w:rFonts w:ascii="Times New Roman" w:hAnsi="Times New Roman" w:cs="Times New Roman"/>
        </w:rPr>
        <w:t>.</w:t>
      </w:r>
      <w:r w:rsidR="007834A3" w:rsidRPr="00856486">
        <w:t> </w:t>
      </w:r>
      <w:r w:rsidR="007834A3" w:rsidRPr="00856486">
        <w:rPr>
          <w:rFonts w:ascii="Times New Roman" w:hAnsi="Times New Roman" w:cs="Times New Roman"/>
        </w:rPr>
        <w:t xml:space="preserve">2010). </w:t>
      </w:r>
      <w:r w:rsidR="005074F1">
        <w:rPr>
          <w:rFonts w:ascii="Times New Roman" w:hAnsi="Times New Roman" w:cs="Times New Roman"/>
        </w:rPr>
        <w:t xml:space="preserve">We assessed the significance of the </w:t>
      </w:r>
      <w:r w:rsidR="004E25D1">
        <w:rPr>
          <w:rFonts w:ascii="Times New Roman" w:hAnsi="Times New Roman" w:cs="Times New Roman"/>
        </w:rPr>
        <w:t xml:space="preserve">observed </w:t>
      </w:r>
      <w:r w:rsidR="005074F1">
        <w:rPr>
          <w:rFonts w:ascii="Times New Roman" w:hAnsi="Times New Roman" w:cs="Times New Roman"/>
        </w:rPr>
        <w:t xml:space="preserve">statistics </w:t>
      </w:r>
      <w:r w:rsidR="005074F1" w:rsidRPr="00856486">
        <w:rPr>
          <w:rFonts w:ascii="Times New Roman" w:hAnsi="Times New Roman" w:cs="Times New Roman"/>
        </w:rPr>
        <w:t>using</w:t>
      </w:r>
      <w:r w:rsidR="005074F1" w:rsidRPr="00441787">
        <w:rPr>
          <w:rFonts w:ascii="Times New Roman" w:hAnsi="Times New Roman" w:cs="Times New Roman"/>
        </w:rPr>
        <w:t xml:space="preserve"> a randomization test </w:t>
      </w:r>
      <w:r w:rsidR="004E25D1">
        <w:rPr>
          <w:rFonts w:ascii="Times New Roman" w:hAnsi="Times New Roman" w:cs="Times New Roman"/>
        </w:rPr>
        <w:t>(</w:t>
      </w:r>
      <w:r w:rsidR="005074F1" w:rsidRPr="00441787">
        <w:rPr>
          <w:rFonts w:ascii="Times New Roman" w:hAnsi="Times New Roman" w:cs="Times New Roman"/>
        </w:rPr>
        <w:t>Warren et al 2008, Zhu et al 2013)</w:t>
      </w:r>
      <w:r w:rsidR="004E25D1">
        <w:rPr>
          <w:rFonts w:ascii="Times New Roman" w:hAnsi="Times New Roman" w:cs="Times New Roman"/>
        </w:rPr>
        <w:t xml:space="preserve"> that </w:t>
      </w:r>
      <w:r w:rsidR="00856486">
        <w:rPr>
          <w:rFonts w:ascii="Times New Roman" w:hAnsi="Times New Roman" w:cs="Times New Roman"/>
        </w:rPr>
        <w:t xml:space="preserve">iteratively </w:t>
      </w:r>
      <w:r w:rsidR="005074F1" w:rsidRPr="00441787">
        <w:rPr>
          <w:rFonts w:ascii="Times New Roman" w:hAnsi="Times New Roman" w:cs="Times New Roman"/>
        </w:rPr>
        <w:t xml:space="preserve">partitions the pooled </w:t>
      </w:r>
      <w:r>
        <w:rPr>
          <w:rFonts w:ascii="Times New Roman" w:hAnsi="Times New Roman" w:cs="Times New Roman"/>
        </w:rPr>
        <w:t>pseudo-</w:t>
      </w:r>
      <w:r w:rsidR="005074F1" w:rsidRPr="00441787">
        <w:rPr>
          <w:rFonts w:ascii="Times New Roman" w:hAnsi="Times New Roman" w:cs="Times New Roman"/>
        </w:rPr>
        <w:t xml:space="preserve">occurrences of each microhabitat type, calculating </w:t>
      </w:r>
      <w:r w:rsidR="005074F1" w:rsidRPr="00441787">
        <w:rPr>
          <w:rFonts w:ascii="Times New Roman" w:hAnsi="Times New Roman" w:cs="Times New Roman"/>
          <w:i/>
        </w:rPr>
        <w:t xml:space="preserve">I </w:t>
      </w:r>
      <w:r w:rsidR="005074F1" w:rsidRPr="00441787">
        <w:rPr>
          <w:rFonts w:ascii="Times New Roman" w:hAnsi="Times New Roman" w:cs="Times New Roman"/>
        </w:rPr>
        <w:t>and</w:t>
      </w:r>
      <w:r w:rsidR="005074F1">
        <w:rPr>
          <w:rFonts w:ascii="Times New Roman" w:hAnsi="Times New Roman" w:cs="Times New Roman"/>
        </w:rPr>
        <w:t xml:space="preserve"> </w:t>
      </w:r>
      <w:r w:rsidR="005074F1" w:rsidRPr="00665587">
        <w:rPr>
          <w:rFonts w:ascii="Times New Roman" w:hAnsi="Times New Roman" w:cs="Times New Roman"/>
          <w:i/>
        </w:rPr>
        <w:t>D</w:t>
      </w:r>
      <w:r w:rsidR="005074F1">
        <w:rPr>
          <w:rFonts w:ascii="Times New Roman" w:hAnsi="Times New Roman" w:cs="Times New Roman"/>
        </w:rPr>
        <w:t xml:space="preserve"> value</w:t>
      </w:r>
      <w:r w:rsidR="004E25D1">
        <w:rPr>
          <w:rFonts w:ascii="Times New Roman" w:hAnsi="Times New Roman" w:cs="Times New Roman"/>
        </w:rPr>
        <w:t>s for the null model</w:t>
      </w:r>
      <w:r w:rsidR="00856486">
        <w:rPr>
          <w:rFonts w:ascii="Times New Roman" w:hAnsi="Times New Roman" w:cs="Times New Roman"/>
        </w:rPr>
        <w:t xml:space="preserve"> (100 replicates)</w:t>
      </w:r>
      <w:r>
        <w:rPr>
          <w:rFonts w:ascii="Times New Roman" w:hAnsi="Times New Roman" w:cs="Times New Roman"/>
        </w:rPr>
        <w:t xml:space="preserve"> </w:t>
      </w:r>
      <w:r w:rsidR="005074F1">
        <w:rPr>
          <w:rFonts w:ascii="Times New Roman" w:hAnsi="Times New Roman" w:cs="Times New Roman"/>
        </w:rPr>
        <w:t xml:space="preserve">against which we compared the observed </w:t>
      </w:r>
      <w:r w:rsidR="005074F1" w:rsidRPr="00665587">
        <w:rPr>
          <w:rFonts w:ascii="Times New Roman" w:hAnsi="Times New Roman" w:cs="Times New Roman"/>
          <w:i/>
        </w:rPr>
        <w:t>I</w:t>
      </w:r>
      <w:r w:rsidR="005074F1">
        <w:rPr>
          <w:rFonts w:ascii="Times New Roman" w:hAnsi="Times New Roman" w:cs="Times New Roman"/>
        </w:rPr>
        <w:t xml:space="preserve"> and </w:t>
      </w:r>
      <w:r w:rsidR="005074F1" w:rsidRPr="00665587">
        <w:rPr>
          <w:rFonts w:ascii="Times New Roman" w:hAnsi="Times New Roman" w:cs="Times New Roman"/>
          <w:i/>
        </w:rPr>
        <w:t>D</w:t>
      </w:r>
      <w:r w:rsidR="005074F1">
        <w:rPr>
          <w:rFonts w:ascii="Times New Roman" w:hAnsi="Times New Roman" w:cs="Times New Roman"/>
        </w:rPr>
        <w:t xml:space="preserve"> values</w:t>
      </w:r>
      <w:r w:rsidR="004E25D1">
        <w:rPr>
          <w:rFonts w:ascii="Times New Roman" w:hAnsi="Times New Roman" w:cs="Times New Roman"/>
        </w:rPr>
        <w:t xml:space="preserve"> in a one-tailed test</w:t>
      </w:r>
      <w:r w:rsidR="005074F1">
        <w:rPr>
          <w:rFonts w:ascii="Times New Roman" w:hAnsi="Times New Roman" w:cs="Times New Roman"/>
        </w:rPr>
        <w:t xml:space="preserve">. </w:t>
      </w:r>
    </w:p>
    <w:p w14:paraId="47D66491" w14:textId="784279C1" w:rsidR="00665587" w:rsidRPr="001E7DF6" w:rsidRDefault="005074F1" w:rsidP="00665587">
      <w:pPr>
        <w:ind w:firstLine="720"/>
        <w:rPr>
          <w:rFonts w:ascii="Times New Roman" w:hAnsi="Times New Roman" w:cs="Times New Roman"/>
        </w:rPr>
      </w:pPr>
      <w:r>
        <w:rPr>
          <w:rFonts w:ascii="Times New Roman" w:hAnsi="Times New Roman" w:cs="Times New Roman"/>
        </w:rPr>
        <w:t>Finally, we used the species distribution polygons, consensus models</w:t>
      </w:r>
      <w:r w:rsidR="00C91150">
        <w:rPr>
          <w:rFonts w:ascii="Times New Roman" w:hAnsi="Times New Roman" w:cs="Times New Roman"/>
        </w:rPr>
        <w:t>,</w:t>
      </w:r>
      <w:r>
        <w:rPr>
          <w:rFonts w:ascii="Times New Roman" w:hAnsi="Times New Roman" w:cs="Times New Roman"/>
        </w:rPr>
        <w:t xml:space="preserve"> and suitability projections to test whether species of </w:t>
      </w:r>
      <w:r w:rsidR="00C91150">
        <w:rPr>
          <w:rFonts w:ascii="Times New Roman" w:hAnsi="Times New Roman" w:cs="Times New Roman"/>
        </w:rPr>
        <w:t xml:space="preserve">each </w:t>
      </w:r>
      <w:r>
        <w:rPr>
          <w:rFonts w:ascii="Times New Roman" w:hAnsi="Times New Roman" w:cs="Times New Roman"/>
        </w:rPr>
        <w:t xml:space="preserve">microhabitat type occupy ranges that are suitable for </w:t>
      </w:r>
      <w:r w:rsidR="00C91150">
        <w:rPr>
          <w:rFonts w:ascii="Times New Roman" w:hAnsi="Times New Roman" w:cs="Times New Roman"/>
        </w:rPr>
        <w:t>the other</w:t>
      </w:r>
      <w:r w:rsidR="004A08DC">
        <w:rPr>
          <w:rFonts w:ascii="Times New Roman" w:hAnsi="Times New Roman" w:cs="Times New Roman"/>
        </w:rPr>
        <w:t xml:space="preserve"> </w:t>
      </w:r>
      <w:r>
        <w:rPr>
          <w:rFonts w:ascii="Times New Roman" w:hAnsi="Times New Roman" w:cs="Times New Roman"/>
        </w:rPr>
        <w:t xml:space="preserve">microhabitat </w:t>
      </w:r>
      <w:r w:rsidR="00385C21">
        <w:rPr>
          <w:rFonts w:ascii="Times New Roman" w:hAnsi="Times New Roman" w:cs="Times New Roman"/>
        </w:rPr>
        <w:t>type</w:t>
      </w:r>
      <w:r>
        <w:rPr>
          <w:rFonts w:ascii="Times New Roman" w:hAnsi="Times New Roman" w:cs="Times New Roman"/>
        </w:rPr>
        <w:t xml:space="preserve">. This involved </w:t>
      </w:r>
      <w:r w:rsidR="004E25D1">
        <w:rPr>
          <w:rFonts w:ascii="Times New Roman" w:hAnsi="Times New Roman" w:cs="Times New Roman"/>
        </w:rPr>
        <w:t>comparing the</w:t>
      </w:r>
      <w:r w:rsidR="00665587">
        <w:rPr>
          <w:rFonts w:ascii="Times New Roman" w:hAnsi="Times New Roman" w:cs="Times New Roman"/>
        </w:rPr>
        <w:t xml:space="preserve"> distributional range </w:t>
      </w:r>
      <w:r w:rsidR="004E25D1">
        <w:rPr>
          <w:rFonts w:ascii="Times New Roman" w:hAnsi="Times New Roman" w:cs="Times New Roman"/>
        </w:rPr>
        <w:t xml:space="preserve">of one microhabitat type to projected </w:t>
      </w:r>
      <w:r w:rsidR="00665587">
        <w:rPr>
          <w:rFonts w:ascii="Times New Roman" w:hAnsi="Times New Roman" w:cs="Times New Roman"/>
        </w:rPr>
        <w:t xml:space="preserve">suitability model </w:t>
      </w:r>
      <w:r w:rsidR="004E25D1">
        <w:rPr>
          <w:rFonts w:ascii="Times New Roman" w:hAnsi="Times New Roman" w:cs="Times New Roman"/>
        </w:rPr>
        <w:t>of the other microhabitat type</w:t>
      </w:r>
      <w:r w:rsidR="00665587">
        <w:rPr>
          <w:rFonts w:ascii="Times New Roman" w:hAnsi="Times New Roman" w:cs="Times New Roman"/>
        </w:rPr>
        <w:t xml:space="preserve">. </w:t>
      </w:r>
      <w:r w:rsidR="004E25D1">
        <w:rPr>
          <w:rFonts w:ascii="Times New Roman" w:hAnsi="Times New Roman" w:cs="Times New Roman"/>
        </w:rPr>
        <w:t xml:space="preserve">We calculated reciprocal suitability scores </w:t>
      </w:r>
      <w:r w:rsidR="00913941">
        <w:rPr>
          <w:rFonts w:ascii="Times New Roman" w:hAnsi="Times New Roman" w:cs="Times New Roman"/>
        </w:rPr>
        <w:t xml:space="preserve">for each microhabitat type </w:t>
      </w:r>
      <w:r w:rsidR="004E25D1">
        <w:rPr>
          <w:rFonts w:ascii="Times New Roman" w:hAnsi="Times New Roman" w:cs="Times New Roman"/>
        </w:rPr>
        <w:t xml:space="preserve">by </w:t>
      </w:r>
      <w:r w:rsidR="00C91150">
        <w:rPr>
          <w:rFonts w:ascii="Times New Roman" w:hAnsi="Times New Roman" w:cs="Times New Roman"/>
        </w:rPr>
        <w:t>determining</w:t>
      </w:r>
      <w:r w:rsidR="00913941">
        <w:rPr>
          <w:rFonts w:ascii="Times New Roman" w:hAnsi="Times New Roman" w:cs="Times New Roman"/>
        </w:rPr>
        <w:t xml:space="preserve"> the percent of the microhabitat polygon that is suitable habitat for the other microhabitat type </w:t>
      </w:r>
      <w:r w:rsidR="00C91150">
        <w:rPr>
          <w:rFonts w:ascii="Times New Roman" w:hAnsi="Times New Roman" w:cs="Times New Roman"/>
        </w:rPr>
        <w:t xml:space="preserve">based on a </w:t>
      </w:r>
      <w:r w:rsidR="00913941">
        <w:rPr>
          <w:rFonts w:ascii="Times New Roman" w:hAnsi="Times New Roman" w:cs="Times New Roman"/>
        </w:rPr>
        <w:t>suitability score of 0.5 or higher. These values range from 0 to 1, with higher values indicating more of the microhabitat species range is suitable for the other microhabitat’s use.</w:t>
      </w:r>
    </w:p>
    <w:p w14:paraId="7836BBD1" w14:textId="77777777" w:rsidR="002A3156" w:rsidRDefault="002A3156" w:rsidP="00DA0068">
      <w:pPr>
        <w:rPr>
          <w:rFonts w:ascii="Times New Roman" w:hAnsi="Times New Roman" w:cs="Times New Roman"/>
          <w:b/>
        </w:rPr>
      </w:pPr>
    </w:p>
    <w:p w14:paraId="7FE29141" w14:textId="2D1007DB" w:rsidR="00DA0068" w:rsidRPr="001F7131" w:rsidRDefault="00DA0068" w:rsidP="00DA0068">
      <w:pPr>
        <w:rPr>
          <w:rFonts w:ascii="Times New Roman" w:hAnsi="Times New Roman" w:cs="Times New Roman"/>
          <w:b/>
        </w:rPr>
      </w:pPr>
      <w:r w:rsidRPr="001F7131">
        <w:rPr>
          <w:rFonts w:ascii="Times New Roman" w:hAnsi="Times New Roman" w:cs="Times New Roman"/>
          <w:b/>
        </w:rPr>
        <w:t>Results</w:t>
      </w:r>
    </w:p>
    <w:p w14:paraId="6D69ACF7" w14:textId="77777777" w:rsidR="00C26782" w:rsidRPr="001F7131" w:rsidRDefault="00C26782" w:rsidP="00DA0068">
      <w:pPr>
        <w:rPr>
          <w:rFonts w:ascii="Times New Roman" w:hAnsi="Times New Roman" w:cs="Times New Roman"/>
        </w:rPr>
      </w:pPr>
    </w:p>
    <w:p w14:paraId="0A1D6676" w14:textId="4969C7F8" w:rsidR="00DA0068" w:rsidRPr="001F7131" w:rsidRDefault="00F57096" w:rsidP="00DA0068">
      <w:pPr>
        <w:rPr>
          <w:rFonts w:ascii="Times New Roman" w:hAnsi="Times New Roman" w:cs="Times New Roman"/>
        </w:rPr>
      </w:pPr>
      <w:r>
        <w:rPr>
          <w:rFonts w:ascii="Times New Roman" w:hAnsi="Times New Roman" w:cs="Times New Roman"/>
          <w:u w:val="single"/>
        </w:rPr>
        <w:t>Comparative Phylogenetic Approach</w:t>
      </w:r>
    </w:p>
    <w:p w14:paraId="11F7605A" w14:textId="7716EF44" w:rsidR="00913941" w:rsidRDefault="00BD097A" w:rsidP="00913941">
      <w:pPr>
        <w:ind w:firstLine="720"/>
        <w:rPr>
          <w:rFonts w:ascii="Times New Roman" w:hAnsi="Times New Roman" w:cs="Times New Roman"/>
        </w:rPr>
      </w:pPr>
      <w:r>
        <w:rPr>
          <w:rFonts w:ascii="Times New Roman" w:hAnsi="Times New Roman" w:cs="Times New Roman"/>
        </w:rPr>
        <w:t xml:space="preserve">As predicted by our hypotheses, the </w:t>
      </w:r>
      <w:r w:rsidR="00C26782" w:rsidRPr="001F7131">
        <w:rPr>
          <w:rFonts w:ascii="Times New Roman" w:hAnsi="Times New Roman" w:cs="Times New Roman"/>
        </w:rPr>
        <w:t>phylogenetic ANOVA</w:t>
      </w:r>
      <w:r>
        <w:rPr>
          <w:rFonts w:ascii="Times New Roman" w:hAnsi="Times New Roman" w:cs="Times New Roman"/>
        </w:rPr>
        <w:t xml:space="preserve"> of all climate variables</w:t>
      </w:r>
      <w:r w:rsidR="00C26782" w:rsidRPr="001F7131">
        <w:rPr>
          <w:rFonts w:ascii="Times New Roman" w:hAnsi="Times New Roman" w:cs="Times New Roman"/>
        </w:rPr>
        <w:t xml:space="preserve"> revealed significant differences </w:t>
      </w:r>
      <w:r w:rsidR="00913941">
        <w:rPr>
          <w:rFonts w:ascii="Times New Roman" w:hAnsi="Times New Roman" w:cs="Times New Roman"/>
        </w:rPr>
        <w:t>across</w:t>
      </w:r>
      <w:r w:rsidR="00025915" w:rsidRPr="001F7131">
        <w:rPr>
          <w:rFonts w:ascii="Times New Roman" w:hAnsi="Times New Roman" w:cs="Times New Roman"/>
        </w:rPr>
        <w:t xml:space="preserve"> microhabitat types</w:t>
      </w:r>
      <w:r w:rsidR="00C26782" w:rsidRPr="001F7131">
        <w:rPr>
          <w:rFonts w:ascii="Times New Roman" w:hAnsi="Times New Roman" w:cs="Times New Roman"/>
        </w:rPr>
        <w:t xml:space="preserve"> (R</w:t>
      </w:r>
      <w:r w:rsidR="00C26782" w:rsidRPr="001F7131">
        <w:rPr>
          <w:rFonts w:ascii="Times New Roman" w:hAnsi="Times New Roman" w:cs="Times New Roman"/>
          <w:vertAlign w:val="superscript"/>
        </w:rPr>
        <w:t>2</w:t>
      </w:r>
      <w:r w:rsidR="00C26782" w:rsidRPr="001F7131">
        <w:rPr>
          <w:rFonts w:ascii="Times New Roman" w:hAnsi="Times New Roman" w:cs="Times New Roman"/>
        </w:rPr>
        <w:t xml:space="preserve"> = 0.043</w:t>
      </w:r>
      <w:r w:rsidR="00366998">
        <w:rPr>
          <w:rFonts w:ascii="Times New Roman" w:hAnsi="Times New Roman" w:cs="Times New Roman"/>
        </w:rPr>
        <w:t>3</w:t>
      </w:r>
      <w:r w:rsidR="00C26782" w:rsidRPr="001F7131">
        <w:rPr>
          <w:rFonts w:ascii="Times New Roman" w:hAnsi="Times New Roman" w:cs="Times New Roman"/>
        </w:rPr>
        <w:t>, F = 2.6</w:t>
      </w:r>
      <w:r w:rsidR="00366998">
        <w:rPr>
          <w:rFonts w:ascii="Times New Roman" w:hAnsi="Times New Roman" w:cs="Times New Roman"/>
        </w:rPr>
        <w:t>789</w:t>
      </w:r>
      <w:r w:rsidR="00C26782" w:rsidRPr="001F7131">
        <w:rPr>
          <w:rFonts w:ascii="Times New Roman" w:hAnsi="Times New Roman" w:cs="Times New Roman"/>
        </w:rPr>
        <w:t>, Z = 2.9</w:t>
      </w:r>
      <w:r w:rsidR="00366998">
        <w:rPr>
          <w:rFonts w:ascii="Times New Roman" w:hAnsi="Times New Roman" w:cs="Times New Roman"/>
        </w:rPr>
        <w:t>287</w:t>
      </w:r>
      <w:r w:rsidR="00C26782" w:rsidRPr="001F7131">
        <w:rPr>
          <w:rFonts w:ascii="Times New Roman" w:hAnsi="Times New Roman" w:cs="Times New Roman"/>
        </w:rPr>
        <w:t>, P = 0.003)</w:t>
      </w:r>
      <w:r w:rsidR="00F57096">
        <w:rPr>
          <w:rFonts w:ascii="Times New Roman" w:hAnsi="Times New Roman" w:cs="Times New Roman"/>
        </w:rPr>
        <w:t xml:space="preserve">, </w:t>
      </w:r>
      <w:r w:rsidR="00366998">
        <w:rPr>
          <w:rFonts w:ascii="Times New Roman" w:hAnsi="Times New Roman" w:cs="Times New Roman"/>
        </w:rPr>
        <w:t xml:space="preserve">as well as </w:t>
      </w:r>
      <w:r w:rsidR="00C91150">
        <w:rPr>
          <w:rFonts w:ascii="Times New Roman" w:hAnsi="Times New Roman" w:cs="Times New Roman"/>
        </w:rPr>
        <w:t>pairwise</w:t>
      </w:r>
      <w:r w:rsidR="00366998">
        <w:rPr>
          <w:rFonts w:ascii="Times New Roman" w:hAnsi="Times New Roman" w:cs="Times New Roman"/>
        </w:rPr>
        <w:t xml:space="preserve"> differences between</w:t>
      </w:r>
      <w:r>
        <w:rPr>
          <w:rFonts w:ascii="Times New Roman" w:hAnsi="Times New Roman" w:cs="Times New Roman"/>
        </w:rPr>
        <w:t xml:space="preserve"> </w:t>
      </w:r>
      <w:r w:rsidR="00025915" w:rsidRPr="001F7131">
        <w:rPr>
          <w:rFonts w:ascii="Times New Roman" w:hAnsi="Times New Roman" w:cs="Times New Roman"/>
        </w:rPr>
        <w:t>arboreal and terrestrial species</w:t>
      </w:r>
      <w:r>
        <w:rPr>
          <w:rFonts w:ascii="Times New Roman" w:hAnsi="Times New Roman" w:cs="Times New Roman"/>
        </w:rPr>
        <w:t xml:space="preserve"> </w:t>
      </w:r>
      <w:r w:rsidR="00025915" w:rsidRPr="001F7131">
        <w:rPr>
          <w:rFonts w:ascii="Times New Roman" w:hAnsi="Times New Roman" w:cs="Times New Roman"/>
        </w:rPr>
        <w:t>(Z = 5.1</w:t>
      </w:r>
      <w:r w:rsidR="00366998">
        <w:rPr>
          <w:rFonts w:ascii="Times New Roman" w:hAnsi="Times New Roman" w:cs="Times New Roman"/>
        </w:rPr>
        <w:t>466</w:t>
      </w:r>
      <w:r w:rsidR="00025915" w:rsidRPr="001F7131">
        <w:rPr>
          <w:rFonts w:ascii="Times New Roman" w:hAnsi="Times New Roman" w:cs="Times New Roman"/>
        </w:rPr>
        <w:t>, p = 0.001</w:t>
      </w:r>
      <w:r w:rsidR="00EE7F0A">
        <w:rPr>
          <w:rFonts w:ascii="Times New Roman" w:hAnsi="Times New Roman" w:cs="Times New Roman"/>
        </w:rPr>
        <w:t>; Figure 1</w:t>
      </w:r>
      <w:r w:rsidR="00025915" w:rsidRPr="001F7131">
        <w:rPr>
          <w:rFonts w:ascii="Times New Roman" w:hAnsi="Times New Roman" w:cs="Times New Roman"/>
        </w:rPr>
        <w:t>).</w:t>
      </w:r>
      <w:r w:rsidR="00366998">
        <w:rPr>
          <w:rFonts w:ascii="Times New Roman" w:hAnsi="Times New Roman" w:cs="Times New Roman"/>
        </w:rPr>
        <w:t xml:space="preserve"> </w:t>
      </w:r>
      <w:r w:rsidR="00913941">
        <w:rPr>
          <w:rFonts w:ascii="Times New Roman" w:hAnsi="Times New Roman" w:cs="Times New Roman"/>
        </w:rPr>
        <w:t>T</w:t>
      </w:r>
      <w:r w:rsidR="00366998">
        <w:rPr>
          <w:rFonts w:ascii="Times New Roman" w:hAnsi="Times New Roman" w:cs="Times New Roman"/>
        </w:rPr>
        <w:t xml:space="preserve">hese </w:t>
      </w:r>
      <w:r w:rsidR="00913941">
        <w:rPr>
          <w:rFonts w:ascii="Times New Roman" w:hAnsi="Times New Roman" w:cs="Times New Roman"/>
        </w:rPr>
        <w:t xml:space="preserve">results were consistent with </w:t>
      </w:r>
      <w:r w:rsidR="00366998">
        <w:rPr>
          <w:rFonts w:ascii="Times New Roman" w:hAnsi="Times New Roman" w:cs="Times New Roman"/>
        </w:rPr>
        <w:t xml:space="preserve">the </w:t>
      </w:r>
      <w:r w:rsidR="00C91150">
        <w:rPr>
          <w:rFonts w:ascii="Times New Roman" w:hAnsi="Times New Roman" w:cs="Times New Roman"/>
        </w:rPr>
        <w:t>analyses of</w:t>
      </w:r>
      <w:r w:rsidR="00913941">
        <w:rPr>
          <w:rFonts w:ascii="Times New Roman" w:hAnsi="Times New Roman" w:cs="Times New Roman"/>
        </w:rPr>
        <w:t xml:space="preserve"> </w:t>
      </w:r>
      <w:r w:rsidR="00C91150">
        <w:rPr>
          <w:rFonts w:ascii="Times New Roman" w:hAnsi="Times New Roman" w:cs="Times New Roman"/>
        </w:rPr>
        <w:t>the first two PCA axes, while PCA axes 3-5 were not significantly different between arboreal and terrestrial species (</w:t>
      </w:r>
      <w:r w:rsidR="00C071B6">
        <w:rPr>
          <w:rFonts w:ascii="Times New Roman" w:hAnsi="Times New Roman" w:cs="Times New Roman"/>
        </w:rPr>
        <w:t>P</w:t>
      </w:r>
      <w:commentRangeStart w:id="7"/>
      <w:r w:rsidR="00C071B6">
        <w:rPr>
          <w:rFonts w:ascii="Times New Roman" w:hAnsi="Times New Roman" w:cs="Times New Roman"/>
        </w:rPr>
        <w:t xml:space="preserve">C1: </w:t>
      </w:r>
      <w:r w:rsidR="00C071B6" w:rsidRPr="001F7131">
        <w:rPr>
          <w:rFonts w:ascii="Times New Roman" w:hAnsi="Times New Roman" w:cs="Times New Roman"/>
        </w:rPr>
        <w:t xml:space="preserve">Z = </w:t>
      </w:r>
      <w:r w:rsidR="00C071B6">
        <w:rPr>
          <w:rFonts w:ascii="Times New Roman" w:hAnsi="Times New Roman" w:cs="Times New Roman"/>
        </w:rPr>
        <w:t>5.257</w:t>
      </w:r>
      <w:r w:rsidR="00C071B6" w:rsidRPr="001F7131">
        <w:rPr>
          <w:rFonts w:ascii="Times New Roman" w:hAnsi="Times New Roman" w:cs="Times New Roman"/>
        </w:rPr>
        <w:t>, p &lt; 0.0</w:t>
      </w:r>
      <w:r w:rsidR="00C071B6">
        <w:rPr>
          <w:rFonts w:ascii="Times New Roman" w:hAnsi="Times New Roman" w:cs="Times New Roman"/>
        </w:rPr>
        <w:t>0</w:t>
      </w:r>
      <w:r w:rsidR="00C071B6" w:rsidRPr="001F7131">
        <w:rPr>
          <w:rFonts w:ascii="Times New Roman" w:hAnsi="Times New Roman" w:cs="Times New Roman"/>
        </w:rPr>
        <w:t>1</w:t>
      </w:r>
      <w:r w:rsidR="00C071B6">
        <w:rPr>
          <w:rFonts w:ascii="Times New Roman" w:hAnsi="Times New Roman" w:cs="Times New Roman"/>
        </w:rPr>
        <w:t xml:space="preserve">; PC2: </w:t>
      </w:r>
      <w:r w:rsidR="00C071B6" w:rsidRPr="001F7131">
        <w:rPr>
          <w:rFonts w:ascii="Times New Roman" w:hAnsi="Times New Roman" w:cs="Times New Roman"/>
        </w:rPr>
        <w:t xml:space="preserve">Z = </w:t>
      </w:r>
      <w:r w:rsidR="00C071B6">
        <w:rPr>
          <w:rFonts w:ascii="Times New Roman" w:hAnsi="Times New Roman" w:cs="Times New Roman"/>
        </w:rPr>
        <w:t>3.1383</w:t>
      </w:r>
      <w:r w:rsidR="00C071B6" w:rsidRPr="001F7131">
        <w:rPr>
          <w:rFonts w:ascii="Times New Roman" w:hAnsi="Times New Roman" w:cs="Times New Roman"/>
        </w:rPr>
        <w:t xml:space="preserve">, p </w:t>
      </w:r>
      <w:r w:rsidR="00C071B6">
        <w:rPr>
          <w:rFonts w:ascii="Times New Roman" w:hAnsi="Times New Roman" w:cs="Times New Roman"/>
        </w:rPr>
        <w:t>=</w:t>
      </w:r>
      <w:r w:rsidR="00C071B6" w:rsidRPr="001F7131">
        <w:rPr>
          <w:rFonts w:ascii="Times New Roman" w:hAnsi="Times New Roman" w:cs="Times New Roman"/>
        </w:rPr>
        <w:t xml:space="preserve"> 0.0</w:t>
      </w:r>
      <w:r w:rsidR="00C071B6">
        <w:rPr>
          <w:rFonts w:ascii="Times New Roman" w:hAnsi="Times New Roman" w:cs="Times New Roman"/>
        </w:rPr>
        <w:t>04</w:t>
      </w:r>
      <w:commentRangeEnd w:id="7"/>
      <w:r w:rsidR="00C071B6">
        <w:rPr>
          <w:rStyle w:val="CommentReference"/>
        </w:rPr>
        <w:commentReference w:id="7"/>
      </w:r>
      <w:r w:rsidR="00C91150">
        <w:rPr>
          <w:rFonts w:ascii="Times New Roman" w:hAnsi="Times New Roman" w:cs="Times New Roman"/>
        </w:rPr>
        <w:t>).</w:t>
      </w:r>
      <w:r w:rsidR="00913941">
        <w:rPr>
          <w:rFonts w:ascii="Times New Roman" w:hAnsi="Times New Roman" w:cs="Times New Roman"/>
        </w:rPr>
        <w:t xml:space="preserve"> </w:t>
      </w:r>
      <w:r w:rsidR="00C071B6">
        <w:rPr>
          <w:rFonts w:ascii="Times New Roman" w:hAnsi="Times New Roman" w:cs="Times New Roman"/>
        </w:rPr>
        <w:t xml:space="preserve">____ loaded heavily </w:t>
      </w:r>
      <w:proofErr w:type="gramStart"/>
      <w:r w:rsidR="00C071B6">
        <w:rPr>
          <w:rFonts w:ascii="Times New Roman" w:hAnsi="Times New Roman" w:cs="Times New Roman"/>
        </w:rPr>
        <w:t xml:space="preserve">on </w:t>
      </w:r>
      <w:commentRangeStart w:id="8"/>
      <w:r w:rsidR="003C2425">
        <w:rPr>
          <w:rFonts w:ascii="Times New Roman" w:hAnsi="Times New Roman" w:cs="Times New Roman"/>
        </w:rPr>
        <w:t xml:space="preserve"> PC</w:t>
      </w:r>
      <w:r w:rsidR="00C91150">
        <w:rPr>
          <w:rFonts w:ascii="Times New Roman" w:hAnsi="Times New Roman" w:cs="Times New Roman"/>
        </w:rPr>
        <w:t>A</w:t>
      </w:r>
      <w:proofErr w:type="gramEnd"/>
      <w:r w:rsidR="003C2425">
        <w:rPr>
          <w:rFonts w:ascii="Times New Roman" w:hAnsi="Times New Roman" w:cs="Times New Roman"/>
        </w:rPr>
        <w:t xml:space="preserve">1 (35.29% of total variation) </w:t>
      </w:r>
      <w:proofErr w:type="spellStart"/>
      <w:r w:rsidR="00C071B6">
        <w:rPr>
          <w:rFonts w:ascii="Times New Roman" w:hAnsi="Times New Roman" w:cs="Times New Roman"/>
        </w:rPr>
        <w:t>where as</w:t>
      </w:r>
      <w:proofErr w:type="spellEnd"/>
      <w:r w:rsidR="00C071B6">
        <w:rPr>
          <w:rFonts w:ascii="Times New Roman" w:hAnsi="Times New Roman" w:cs="Times New Roman"/>
        </w:rPr>
        <w:t xml:space="preserve"> _______ loaded heavily on PCA2</w:t>
      </w:r>
      <w:r w:rsidR="003C2425">
        <w:rPr>
          <w:rFonts w:ascii="Times New Roman" w:hAnsi="Times New Roman" w:cs="Times New Roman"/>
        </w:rPr>
        <w:t xml:space="preserve"> (</w:t>
      </w:r>
      <w:r w:rsidR="00C071B6">
        <w:rPr>
          <w:rFonts w:ascii="Times New Roman" w:hAnsi="Times New Roman" w:cs="Times New Roman"/>
        </w:rPr>
        <w:t xml:space="preserve">____ % total variation; </w:t>
      </w:r>
      <w:r w:rsidR="003C2425">
        <w:rPr>
          <w:rFonts w:ascii="Times New Roman" w:hAnsi="Times New Roman" w:cs="Times New Roman"/>
        </w:rPr>
        <w:t xml:space="preserve">Table 2). </w:t>
      </w:r>
      <w:commentRangeEnd w:id="8"/>
      <w:r w:rsidR="00913941">
        <w:rPr>
          <w:rStyle w:val="CommentReference"/>
        </w:rPr>
        <w:commentReference w:id="8"/>
      </w:r>
      <w:r w:rsidR="00E1785E">
        <w:rPr>
          <w:rFonts w:ascii="Times New Roman" w:hAnsi="Times New Roman" w:cs="Times New Roman"/>
        </w:rPr>
        <w:t>PC</w:t>
      </w:r>
      <w:r w:rsidR="00C071B6">
        <w:rPr>
          <w:rFonts w:ascii="Times New Roman" w:hAnsi="Times New Roman" w:cs="Times New Roman"/>
        </w:rPr>
        <w:t>A</w:t>
      </w:r>
      <w:r w:rsidR="00F57096">
        <w:rPr>
          <w:rFonts w:ascii="Times New Roman" w:hAnsi="Times New Roman" w:cs="Times New Roman"/>
        </w:rPr>
        <w:t>3</w:t>
      </w:r>
      <w:r w:rsidR="00E1785E">
        <w:rPr>
          <w:rFonts w:ascii="Times New Roman" w:hAnsi="Times New Roman" w:cs="Times New Roman"/>
        </w:rPr>
        <w:t xml:space="preserve"> </w:t>
      </w:r>
      <w:r w:rsidR="00C071B6">
        <w:rPr>
          <w:rFonts w:ascii="Times New Roman" w:hAnsi="Times New Roman" w:cs="Times New Roman"/>
        </w:rPr>
        <w:t>differed significantly</w:t>
      </w:r>
      <w:r w:rsidR="00025915" w:rsidRPr="001F7131">
        <w:rPr>
          <w:rFonts w:ascii="Times New Roman" w:hAnsi="Times New Roman" w:cs="Times New Roman"/>
        </w:rPr>
        <w:t xml:space="preserve"> </w:t>
      </w:r>
      <w:r w:rsidR="00C071B6">
        <w:rPr>
          <w:rFonts w:ascii="Times New Roman" w:hAnsi="Times New Roman" w:cs="Times New Roman"/>
        </w:rPr>
        <w:t>across</w:t>
      </w:r>
      <w:r w:rsidR="00025915" w:rsidRPr="001F7131">
        <w:rPr>
          <w:rFonts w:ascii="Times New Roman" w:hAnsi="Times New Roman" w:cs="Times New Roman"/>
        </w:rPr>
        <w:t xml:space="preserve"> </w:t>
      </w:r>
      <w:r w:rsidR="00C071B6">
        <w:rPr>
          <w:rFonts w:ascii="Times New Roman" w:hAnsi="Times New Roman" w:cs="Times New Roman"/>
        </w:rPr>
        <w:t xml:space="preserve">microhabitats </w:t>
      </w:r>
      <w:r w:rsidR="00F57096">
        <w:rPr>
          <w:rFonts w:ascii="Times New Roman" w:hAnsi="Times New Roman" w:cs="Times New Roman"/>
        </w:rPr>
        <w:t>under the three lenient classification schemes (6-L, 7-L, and 6-McL</w:t>
      </w:r>
      <w:r w:rsidR="00C071B6">
        <w:rPr>
          <w:rFonts w:ascii="Times New Roman" w:hAnsi="Times New Roman" w:cs="Times New Roman"/>
        </w:rPr>
        <w:t>; STATS</w:t>
      </w:r>
      <w:r w:rsidR="00F57096">
        <w:rPr>
          <w:rFonts w:ascii="Times New Roman" w:hAnsi="Times New Roman" w:cs="Times New Roman"/>
        </w:rPr>
        <w:t>)</w:t>
      </w:r>
      <w:r w:rsidR="00025915" w:rsidRPr="001F7131">
        <w:rPr>
          <w:rFonts w:ascii="Times New Roman" w:hAnsi="Times New Roman" w:cs="Times New Roman"/>
        </w:rPr>
        <w:t xml:space="preserve">, </w:t>
      </w:r>
      <w:r w:rsidR="00C071B6">
        <w:rPr>
          <w:rFonts w:ascii="Times New Roman" w:hAnsi="Times New Roman" w:cs="Times New Roman"/>
        </w:rPr>
        <w:t xml:space="preserve">but </w:t>
      </w:r>
      <w:r w:rsidR="00025915" w:rsidRPr="001F7131">
        <w:rPr>
          <w:rFonts w:ascii="Times New Roman" w:hAnsi="Times New Roman" w:cs="Times New Roman"/>
        </w:rPr>
        <w:t xml:space="preserve">these analyses were not </w:t>
      </w:r>
      <w:r w:rsidR="00F57096">
        <w:rPr>
          <w:rFonts w:ascii="Times New Roman" w:hAnsi="Times New Roman" w:cs="Times New Roman"/>
        </w:rPr>
        <w:t>significant under the strict classification schemes</w:t>
      </w:r>
      <w:r w:rsidR="00025915" w:rsidRPr="001F7131">
        <w:rPr>
          <w:rFonts w:ascii="Times New Roman" w:hAnsi="Times New Roman" w:cs="Times New Roman"/>
        </w:rPr>
        <w:t xml:space="preserve"> (</w:t>
      </w:r>
      <w:r w:rsidR="00F57096">
        <w:rPr>
          <w:rFonts w:ascii="Times New Roman" w:hAnsi="Times New Roman" w:cs="Times New Roman"/>
        </w:rPr>
        <w:t xml:space="preserve">6-M, 7-M, and 6-McM, Figure </w:t>
      </w:r>
      <w:r w:rsidR="00EE7F0A">
        <w:rPr>
          <w:rFonts w:ascii="Times New Roman" w:hAnsi="Times New Roman" w:cs="Times New Roman"/>
        </w:rPr>
        <w:t>2</w:t>
      </w:r>
      <w:r w:rsidR="00025915" w:rsidRPr="001F7131">
        <w:rPr>
          <w:rFonts w:ascii="Times New Roman" w:hAnsi="Times New Roman" w:cs="Times New Roman"/>
        </w:rPr>
        <w:t xml:space="preserve">). </w:t>
      </w:r>
      <w:r w:rsidR="00C071B6">
        <w:rPr>
          <w:rFonts w:ascii="Times New Roman" w:hAnsi="Times New Roman" w:cs="Times New Roman"/>
        </w:rPr>
        <w:t>A</w:t>
      </w:r>
      <w:r w:rsidR="00913941">
        <w:rPr>
          <w:rFonts w:ascii="Times New Roman" w:hAnsi="Times New Roman" w:cs="Times New Roman"/>
        </w:rPr>
        <w:t xml:space="preserve">nalyses </w:t>
      </w:r>
      <w:r w:rsidR="00C071B6">
        <w:rPr>
          <w:rFonts w:ascii="Times New Roman" w:hAnsi="Times New Roman" w:cs="Times New Roman"/>
        </w:rPr>
        <w:t xml:space="preserve">of individual climatic variables </w:t>
      </w:r>
      <w:r w:rsidR="00913941">
        <w:rPr>
          <w:rFonts w:ascii="Times New Roman" w:hAnsi="Times New Roman" w:cs="Times New Roman"/>
        </w:rPr>
        <w:t xml:space="preserve">revealed significant differences between arboreal and terrestrial species distributions for all temperature variables (BIO1, BIO5, BIO6; Z &gt; 4.079, p &lt; 0.002), annual precipitation (BIO12; Z = 3.359, p = 0.006), precipitation of the wettest quarter (BIO16; Z = 4.336, p = 0.002), annual PET (Z = 3.462, p = 0.002), and elevation (Z = 5.645, p = 0.001; Table S1). </w:t>
      </w:r>
    </w:p>
    <w:p w14:paraId="0C04DD71" w14:textId="1C15F8D2" w:rsidR="00BF4E8B" w:rsidRDefault="00BF4E8B" w:rsidP="00EE7F0A">
      <w:pPr>
        <w:ind w:firstLine="720"/>
        <w:rPr>
          <w:rFonts w:ascii="Times New Roman" w:hAnsi="Times New Roman" w:cs="Times New Roman"/>
        </w:rPr>
      </w:pPr>
    </w:p>
    <w:p w14:paraId="717EF591" w14:textId="77777777" w:rsidR="00312799" w:rsidRDefault="00312799" w:rsidP="00EE7F0A">
      <w:pPr>
        <w:ind w:firstLine="720"/>
        <w:rPr>
          <w:rFonts w:ascii="Times New Roman" w:hAnsi="Times New Roman" w:cs="Times New Roman"/>
        </w:rPr>
      </w:pPr>
    </w:p>
    <w:p w14:paraId="799DA127" w14:textId="61DB9450" w:rsidR="00845647" w:rsidRDefault="00312799" w:rsidP="00845647">
      <w:pPr>
        <w:rPr>
          <w:rFonts w:ascii="Times New Roman" w:hAnsi="Times New Roman" w:cs="Times New Roman"/>
        </w:rPr>
      </w:pPr>
      <w:r>
        <w:rPr>
          <w:rFonts w:ascii="Times New Roman" w:hAnsi="Times New Roman" w:cs="Times New Roman"/>
          <w:noProof/>
        </w:rPr>
        <w:lastRenderedPageBreak/>
        <w:drawing>
          <wp:inline distT="0" distB="0" distL="0" distR="0" wp14:anchorId="52E0A554" wp14:editId="50F8D05F">
            <wp:extent cx="5943600" cy="330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matePCA.Strict.1vs2.pdf"/>
                    <pic:cNvPicPr/>
                  </pic:nvPicPr>
                  <pic:blipFill>
                    <a:blip r:embed="rId9">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r>
        <w:rPr>
          <w:rFonts w:ascii="Times New Roman" w:hAnsi="Times New Roman" w:cs="Times New Roman"/>
          <w:noProof/>
        </w:rPr>
        <w:drawing>
          <wp:inline distT="0" distB="0" distL="0" distR="0" wp14:anchorId="3FD59AE7" wp14:editId="76C2BA1C">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matePCA.Strict.1vs2.Version2.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E246330" w14:textId="2E9FB2E3" w:rsidR="00EE7F0A" w:rsidRDefault="00EE7F0A" w:rsidP="00845647">
      <w:pPr>
        <w:rPr>
          <w:rFonts w:ascii="Times New Roman" w:hAnsi="Times New Roman" w:cs="Times New Roman"/>
        </w:rPr>
      </w:pPr>
      <w:r>
        <w:rPr>
          <w:rFonts w:ascii="Times New Roman" w:hAnsi="Times New Roman" w:cs="Times New Roman"/>
        </w:rPr>
        <w:t>Figure 1. PCA of climate variables</w:t>
      </w:r>
    </w:p>
    <w:p w14:paraId="5DA23ABD" w14:textId="77777777" w:rsidR="00312799" w:rsidRDefault="00312799" w:rsidP="00845647">
      <w:pPr>
        <w:rPr>
          <w:rFonts w:ascii="Times New Roman" w:hAnsi="Times New Roman" w:cs="Times New Roman"/>
        </w:rPr>
      </w:pPr>
    </w:p>
    <w:p w14:paraId="24794193" w14:textId="77777777" w:rsidR="00EE7F0A" w:rsidRDefault="00EE7F0A" w:rsidP="00845647">
      <w:pPr>
        <w:rPr>
          <w:rFonts w:ascii="Times New Roman" w:hAnsi="Times New Roman" w:cs="Times New Roman"/>
        </w:rPr>
      </w:pPr>
    </w:p>
    <w:p w14:paraId="5443E18C" w14:textId="3776B063" w:rsidR="003F3722" w:rsidRDefault="003F3722" w:rsidP="003F3722">
      <w:pPr>
        <w:rPr>
          <w:rFonts w:ascii="Times New Roman" w:hAnsi="Times New Roman" w:cs="Times New Roman"/>
        </w:rPr>
      </w:pPr>
      <w:r>
        <w:rPr>
          <w:rFonts w:ascii="Times New Roman" w:hAnsi="Times New Roman" w:cs="Times New Roman"/>
        </w:rPr>
        <w:t xml:space="preserve">Table </w:t>
      </w:r>
      <w:r w:rsidR="00D27B0C">
        <w:rPr>
          <w:rFonts w:ascii="Times New Roman" w:hAnsi="Times New Roman" w:cs="Times New Roman"/>
        </w:rPr>
        <w:t>2</w:t>
      </w:r>
      <w:r>
        <w:rPr>
          <w:rFonts w:ascii="Times New Roman" w:hAnsi="Times New Roman" w:cs="Times New Roman"/>
        </w:rPr>
        <w:t xml:space="preserve">. PC loadings of first </w:t>
      </w:r>
      <w:r w:rsidR="007E4943">
        <w:rPr>
          <w:rFonts w:ascii="Times New Roman" w:hAnsi="Times New Roman" w:cs="Times New Roman"/>
        </w:rPr>
        <w:t>five</w:t>
      </w:r>
      <w:r>
        <w:rPr>
          <w:rFonts w:ascii="Times New Roman" w:hAnsi="Times New Roman" w:cs="Times New Roman"/>
        </w:rPr>
        <w:t xml:space="preserve"> axes. T</w:t>
      </w:r>
      <w:r w:rsidR="009621E5">
        <w:rPr>
          <w:rFonts w:ascii="Times New Roman" w:hAnsi="Times New Roman" w:cs="Times New Roman"/>
        </w:rPr>
        <w:t>he t</w:t>
      </w:r>
      <w:r>
        <w:rPr>
          <w:rFonts w:ascii="Times New Roman" w:hAnsi="Times New Roman" w:cs="Times New Roman"/>
        </w:rPr>
        <w:t>op 10 variable</w:t>
      </w:r>
      <w:r w:rsidR="00D27B0C">
        <w:rPr>
          <w:rFonts w:ascii="Times New Roman" w:hAnsi="Times New Roman" w:cs="Times New Roman"/>
        </w:rPr>
        <w:t xml:space="preserve"> loadings</w:t>
      </w:r>
      <w:r>
        <w:rPr>
          <w:rFonts w:ascii="Times New Roman" w:hAnsi="Times New Roman" w:cs="Times New Roman"/>
        </w:rPr>
        <w:t xml:space="preserve"> for each axis are bolded.</w:t>
      </w:r>
    </w:p>
    <w:p w14:paraId="4B309A8A" w14:textId="77777777" w:rsidR="003F3722" w:rsidRDefault="003F3722" w:rsidP="003F3722">
      <w:pPr>
        <w:rPr>
          <w:rFonts w:ascii="Times New Roman" w:hAnsi="Times New Roman" w:cs="Times New Roman"/>
        </w:rPr>
      </w:pPr>
    </w:p>
    <w:tbl>
      <w:tblPr>
        <w:tblStyle w:val="PlainTable5"/>
        <w:tblW w:w="0" w:type="auto"/>
        <w:tblLook w:val="04A0" w:firstRow="1" w:lastRow="0" w:firstColumn="1" w:lastColumn="0" w:noHBand="0" w:noVBand="1"/>
      </w:tblPr>
      <w:tblGrid>
        <w:gridCol w:w="1440"/>
        <w:gridCol w:w="1080"/>
        <w:gridCol w:w="742"/>
        <w:gridCol w:w="742"/>
        <w:gridCol w:w="742"/>
        <w:gridCol w:w="742"/>
        <w:gridCol w:w="749"/>
      </w:tblGrid>
      <w:tr w:rsidR="007E4943" w:rsidRPr="00281DDB" w14:paraId="14DF6B12" w14:textId="77777777" w:rsidTr="00366998">
        <w:trPr>
          <w:cnfStyle w:val="100000000000" w:firstRow="1" w:lastRow="0" w:firstColumn="0" w:lastColumn="0" w:oddVBand="0" w:evenVBand="0" w:oddHBand="0" w:evenHBand="0" w:firstRowFirstColumn="0" w:firstRowLastColumn="0" w:lastRowFirstColumn="0" w:lastRowLastColumn="0"/>
          <w:trHeight w:val="165"/>
        </w:trPr>
        <w:tc>
          <w:tcPr>
            <w:cnfStyle w:val="001000000100" w:firstRow="0" w:lastRow="0" w:firstColumn="1" w:lastColumn="0" w:oddVBand="0" w:evenVBand="0" w:oddHBand="0" w:evenHBand="0" w:firstRowFirstColumn="1" w:firstRowLastColumn="0" w:lastRowFirstColumn="0" w:lastRowLastColumn="0"/>
            <w:tcW w:w="1440" w:type="dxa"/>
            <w:vAlign w:val="bottom"/>
            <w:hideMark/>
          </w:tcPr>
          <w:p w14:paraId="22A58271" w14:textId="77777777" w:rsidR="007E4943" w:rsidRPr="00281DDB" w:rsidRDefault="007E4943" w:rsidP="003F3722">
            <w:pPr>
              <w:tabs>
                <w:tab w:val="left" w:pos="0"/>
              </w:tabs>
              <w:rPr>
                <w:rFonts w:ascii="Helvetica" w:eastAsia="Times New Roman" w:hAnsi="Helvetica" w:cs="Times New Roman"/>
                <w:sz w:val="18"/>
                <w:szCs w:val="18"/>
              </w:rPr>
            </w:pPr>
            <w:r w:rsidRPr="002D2382">
              <w:rPr>
                <w:rFonts w:ascii="Helvetica Neue" w:eastAsia="Times New Roman" w:hAnsi="Helvetica Neue" w:cs="Times New Roman"/>
                <w:b/>
                <w:bCs/>
                <w:color w:val="000000"/>
                <w:sz w:val="15"/>
                <w:szCs w:val="15"/>
              </w:rPr>
              <w:t>Variable</w:t>
            </w:r>
          </w:p>
        </w:tc>
        <w:tc>
          <w:tcPr>
            <w:tcW w:w="1080" w:type="dxa"/>
            <w:vAlign w:val="bottom"/>
          </w:tcPr>
          <w:p w14:paraId="4289E884" w14:textId="77777777" w:rsidR="007E4943" w:rsidRPr="00281DDB" w:rsidRDefault="007E4943" w:rsidP="003F3722">
            <w:pPr>
              <w:tabs>
                <w:tab w:val="left" w:pos="0"/>
              </w:tabs>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b/>
                <w:bCs/>
                <w:color w:val="000000"/>
                <w:sz w:val="15"/>
                <w:szCs w:val="15"/>
              </w:rPr>
            </w:pPr>
            <w:r>
              <w:rPr>
                <w:rFonts w:ascii="Helvetica Neue" w:eastAsia="Times New Roman" w:hAnsi="Helvetica Neue" w:cs="Times New Roman"/>
                <w:b/>
                <w:bCs/>
                <w:color w:val="000000"/>
                <w:sz w:val="15"/>
                <w:szCs w:val="15"/>
              </w:rPr>
              <w:t>Value</w:t>
            </w:r>
          </w:p>
        </w:tc>
        <w:tc>
          <w:tcPr>
            <w:tcW w:w="742" w:type="dxa"/>
            <w:vAlign w:val="bottom"/>
            <w:hideMark/>
          </w:tcPr>
          <w:p w14:paraId="3FA9E406" w14:textId="77777777" w:rsidR="007E4943" w:rsidRPr="00281DDB" w:rsidRDefault="007E4943" w:rsidP="003F3722">
            <w:pPr>
              <w:tabs>
                <w:tab w:val="left" w:pos="0"/>
              </w:tabs>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PC1</w:t>
            </w:r>
          </w:p>
        </w:tc>
        <w:tc>
          <w:tcPr>
            <w:tcW w:w="742" w:type="dxa"/>
            <w:vAlign w:val="bottom"/>
            <w:hideMark/>
          </w:tcPr>
          <w:p w14:paraId="739D8C60" w14:textId="77777777" w:rsidR="007E4943" w:rsidRPr="00281DDB" w:rsidRDefault="007E4943" w:rsidP="003F3722">
            <w:pPr>
              <w:tabs>
                <w:tab w:val="left" w:pos="0"/>
              </w:tabs>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PC2</w:t>
            </w:r>
          </w:p>
        </w:tc>
        <w:tc>
          <w:tcPr>
            <w:tcW w:w="742" w:type="dxa"/>
            <w:vAlign w:val="bottom"/>
            <w:hideMark/>
          </w:tcPr>
          <w:p w14:paraId="7E1F22AD" w14:textId="77777777" w:rsidR="007E4943" w:rsidRPr="00281DDB" w:rsidRDefault="007E4943" w:rsidP="003F3722">
            <w:pPr>
              <w:tabs>
                <w:tab w:val="left" w:pos="0"/>
              </w:tabs>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PC3</w:t>
            </w:r>
          </w:p>
        </w:tc>
        <w:tc>
          <w:tcPr>
            <w:tcW w:w="742" w:type="dxa"/>
            <w:vAlign w:val="bottom"/>
            <w:hideMark/>
          </w:tcPr>
          <w:p w14:paraId="0B8244F5" w14:textId="77777777" w:rsidR="007E4943" w:rsidRPr="00281DDB" w:rsidRDefault="007E4943" w:rsidP="003F3722">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PC4</w:t>
            </w:r>
          </w:p>
        </w:tc>
        <w:tc>
          <w:tcPr>
            <w:tcW w:w="749" w:type="dxa"/>
            <w:vAlign w:val="bottom"/>
            <w:hideMark/>
          </w:tcPr>
          <w:p w14:paraId="1F9C1318" w14:textId="77777777" w:rsidR="007E4943" w:rsidRPr="00281DDB" w:rsidRDefault="007E4943" w:rsidP="003F3722">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PC5</w:t>
            </w:r>
          </w:p>
        </w:tc>
      </w:tr>
      <w:tr w:rsidR="007E4943" w:rsidRPr="00281DDB" w14:paraId="3C87A928"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3239E5E9"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Annual Temperature (BIO1)</w:t>
            </w:r>
          </w:p>
        </w:tc>
        <w:tc>
          <w:tcPr>
            <w:tcW w:w="1080" w:type="dxa"/>
            <w:tcBorders>
              <w:top w:val="single" w:sz="4" w:space="0" w:color="auto"/>
            </w:tcBorders>
          </w:tcPr>
          <w:p w14:paraId="7235EEE3"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1A1A731A"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0.093</w:t>
            </w:r>
          </w:p>
        </w:tc>
        <w:tc>
          <w:tcPr>
            <w:tcW w:w="742" w:type="dxa"/>
            <w:tcBorders>
              <w:top w:val="single" w:sz="4" w:space="0" w:color="auto"/>
            </w:tcBorders>
            <w:vAlign w:val="center"/>
            <w:hideMark/>
          </w:tcPr>
          <w:p w14:paraId="03BE7102"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-0.132</w:t>
            </w:r>
          </w:p>
        </w:tc>
        <w:tc>
          <w:tcPr>
            <w:tcW w:w="742" w:type="dxa"/>
            <w:tcBorders>
              <w:top w:val="single" w:sz="4" w:space="0" w:color="auto"/>
            </w:tcBorders>
            <w:vAlign w:val="center"/>
            <w:hideMark/>
          </w:tcPr>
          <w:p w14:paraId="3C0214E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w:t>
            </w:r>
            <w:r>
              <w:rPr>
                <w:rFonts w:ascii="Helvetica Neue" w:eastAsia="Times New Roman" w:hAnsi="Helvetica Neue" w:cs="Times New Roman"/>
                <w:color w:val="000000"/>
                <w:sz w:val="15"/>
                <w:szCs w:val="15"/>
              </w:rPr>
              <w:t>0</w:t>
            </w:r>
          </w:p>
        </w:tc>
        <w:tc>
          <w:tcPr>
            <w:tcW w:w="742" w:type="dxa"/>
            <w:tcBorders>
              <w:top w:val="single" w:sz="4" w:space="0" w:color="auto"/>
            </w:tcBorders>
            <w:vAlign w:val="center"/>
            <w:hideMark/>
          </w:tcPr>
          <w:p w14:paraId="36E9683E"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0.25</w:t>
            </w:r>
            <w:r>
              <w:rPr>
                <w:rFonts w:ascii="Helvetica Neue" w:eastAsia="Times New Roman" w:hAnsi="Helvetica Neue" w:cs="Times New Roman"/>
                <w:b/>
                <w:color w:val="000000"/>
                <w:sz w:val="15"/>
                <w:szCs w:val="15"/>
              </w:rPr>
              <w:t>0</w:t>
            </w:r>
          </w:p>
        </w:tc>
        <w:tc>
          <w:tcPr>
            <w:tcW w:w="749" w:type="dxa"/>
            <w:tcBorders>
              <w:top w:val="single" w:sz="4" w:space="0" w:color="auto"/>
            </w:tcBorders>
            <w:vAlign w:val="center"/>
            <w:hideMark/>
          </w:tcPr>
          <w:p w14:paraId="3350E971"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-0.037</w:t>
            </w:r>
          </w:p>
        </w:tc>
      </w:tr>
      <w:tr w:rsidR="007E4943" w:rsidRPr="00281DDB" w14:paraId="1DDAF092"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3B714982" w14:textId="77777777" w:rsidR="007E4943" w:rsidRPr="00281DDB" w:rsidRDefault="007E4943" w:rsidP="0047700B">
            <w:pPr>
              <w:rPr>
                <w:rFonts w:ascii="Times New Roman" w:eastAsia="Times New Roman" w:hAnsi="Times New Roman" w:cs="Times New Roman"/>
              </w:rPr>
            </w:pPr>
          </w:p>
        </w:tc>
        <w:tc>
          <w:tcPr>
            <w:tcW w:w="1080" w:type="dxa"/>
          </w:tcPr>
          <w:p w14:paraId="041DE23D"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097CE1C1"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0.073</w:t>
            </w:r>
          </w:p>
        </w:tc>
        <w:tc>
          <w:tcPr>
            <w:tcW w:w="742" w:type="dxa"/>
            <w:vAlign w:val="center"/>
            <w:hideMark/>
          </w:tcPr>
          <w:p w14:paraId="16ED674E"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-0.149</w:t>
            </w:r>
          </w:p>
        </w:tc>
        <w:tc>
          <w:tcPr>
            <w:tcW w:w="742" w:type="dxa"/>
            <w:vAlign w:val="center"/>
            <w:hideMark/>
          </w:tcPr>
          <w:p w14:paraId="2CA0EC0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0.036</w:t>
            </w:r>
          </w:p>
        </w:tc>
        <w:tc>
          <w:tcPr>
            <w:tcW w:w="742" w:type="dxa"/>
            <w:vAlign w:val="center"/>
            <w:hideMark/>
          </w:tcPr>
          <w:p w14:paraId="348BE0CC"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0.247</w:t>
            </w:r>
          </w:p>
        </w:tc>
        <w:tc>
          <w:tcPr>
            <w:tcW w:w="749" w:type="dxa"/>
            <w:vAlign w:val="center"/>
            <w:hideMark/>
          </w:tcPr>
          <w:p w14:paraId="753BCF8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0.133</w:t>
            </w:r>
          </w:p>
        </w:tc>
      </w:tr>
      <w:tr w:rsidR="007E4943" w:rsidRPr="00281DDB" w14:paraId="7522CEBF"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34BD8D1" w14:textId="77777777" w:rsidR="007E4943" w:rsidRPr="00281DDB" w:rsidRDefault="007E4943" w:rsidP="0047700B">
            <w:pPr>
              <w:rPr>
                <w:rFonts w:ascii="Times New Roman" w:eastAsia="Times New Roman" w:hAnsi="Times New Roman" w:cs="Times New Roman"/>
              </w:rPr>
            </w:pPr>
          </w:p>
        </w:tc>
        <w:tc>
          <w:tcPr>
            <w:tcW w:w="1080" w:type="dxa"/>
          </w:tcPr>
          <w:p w14:paraId="3FC9CA94"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3B6D64F6"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0.067</w:t>
            </w:r>
          </w:p>
        </w:tc>
        <w:tc>
          <w:tcPr>
            <w:tcW w:w="742" w:type="dxa"/>
            <w:vAlign w:val="center"/>
            <w:hideMark/>
          </w:tcPr>
          <w:p w14:paraId="6EC6F8F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-0.156</w:t>
            </w:r>
          </w:p>
        </w:tc>
        <w:tc>
          <w:tcPr>
            <w:tcW w:w="742" w:type="dxa"/>
            <w:vAlign w:val="center"/>
            <w:hideMark/>
          </w:tcPr>
          <w:p w14:paraId="624B415A"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w:t>
            </w:r>
            <w:r>
              <w:rPr>
                <w:rFonts w:ascii="Helvetica Neue" w:eastAsia="Times New Roman" w:hAnsi="Helvetica Neue" w:cs="Times New Roman"/>
                <w:color w:val="000000"/>
                <w:sz w:val="15"/>
                <w:szCs w:val="15"/>
              </w:rPr>
              <w:t>0</w:t>
            </w:r>
          </w:p>
        </w:tc>
        <w:tc>
          <w:tcPr>
            <w:tcW w:w="742" w:type="dxa"/>
            <w:vAlign w:val="center"/>
            <w:hideMark/>
          </w:tcPr>
          <w:p w14:paraId="7C16F721"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0.232</w:t>
            </w:r>
          </w:p>
        </w:tc>
        <w:tc>
          <w:tcPr>
            <w:tcW w:w="749" w:type="dxa"/>
            <w:vAlign w:val="center"/>
            <w:hideMark/>
          </w:tcPr>
          <w:p w14:paraId="18139A3D"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0.193</w:t>
            </w:r>
          </w:p>
        </w:tc>
      </w:tr>
      <w:tr w:rsidR="007E4943" w:rsidRPr="00281DDB" w14:paraId="79EA3019"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5362760A" w14:textId="77777777" w:rsidR="007E4943" w:rsidRPr="00281DDB" w:rsidRDefault="007E4943" w:rsidP="0047700B">
            <w:pPr>
              <w:rPr>
                <w:rFonts w:ascii="Times New Roman" w:eastAsia="Times New Roman" w:hAnsi="Times New Roman" w:cs="Times New Roman"/>
              </w:rPr>
            </w:pPr>
          </w:p>
        </w:tc>
        <w:tc>
          <w:tcPr>
            <w:tcW w:w="1080" w:type="dxa"/>
          </w:tcPr>
          <w:p w14:paraId="035732D5"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4345B6A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0.053</w:t>
            </w:r>
          </w:p>
        </w:tc>
        <w:tc>
          <w:tcPr>
            <w:tcW w:w="742" w:type="dxa"/>
            <w:vAlign w:val="center"/>
            <w:hideMark/>
          </w:tcPr>
          <w:p w14:paraId="647CCAA8"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-0.148</w:t>
            </w:r>
          </w:p>
        </w:tc>
        <w:tc>
          <w:tcPr>
            <w:tcW w:w="742" w:type="dxa"/>
            <w:vAlign w:val="center"/>
            <w:hideMark/>
          </w:tcPr>
          <w:p w14:paraId="22776C65"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w:t>
            </w:r>
            <w:r>
              <w:rPr>
                <w:rFonts w:ascii="Helvetica Neue" w:eastAsia="Times New Roman" w:hAnsi="Helvetica Neue" w:cs="Times New Roman"/>
                <w:color w:val="000000"/>
                <w:sz w:val="15"/>
                <w:szCs w:val="15"/>
              </w:rPr>
              <w:t>00</w:t>
            </w:r>
          </w:p>
        </w:tc>
        <w:tc>
          <w:tcPr>
            <w:tcW w:w="742" w:type="dxa"/>
            <w:vAlign w:val="center"/>
            <w:hideMark/>
          </w:tcPr>
          <w:p w14:paraId="5A861E9B"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0.196</w:t>
            </w:r>
          </w:p>
        </w:tc>
        <w:tc>
          <w:tcPr>
            <w:tcW w:w="749" w:type="dxa"/>
            <w:vAlign w:val="center"/>
            <w:hideMark/>
          </w:tcPr>
          <w:p w14:paraId="6650F7D3"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w:t>
            </w:r>
            <w:r>
              <w:rPr>
                <w:rFonts w:ascii="Helvetica Neue" w:eastAsia="Times New Roman" w:hAnsi="Helvetica Neue" w:cs="Times New Roman"/>
                <w:b/>
                <w:color w:val="000000"/>
                <w:sz w:val="15"/>
                <w:szCs w:val="15"/>
              </w:rPr>
              <w:t>0</w:t>
            </w:r>
          </w:p>
        </w:tc>
      </w:tr>
      <w:tr w:rsidR="007E4943" w:rsidRPr="00281DDB" w14:paraId="6165584C"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2844180F"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575BBD5B"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757C37F4"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0.033</w:t>
            </w:r>
          </w:p>
        </w:tc>
        <w:tc>
          <w:tcPr>
            <w:tcW w:w="742" w:type="dxa"/>
            <w:tcBorders>
              <w:bottom w:val="single" w:sz="4" w:space="0" w:color="auto"/>
            </w:tcBorders>
            <w:vAlign w:val="center"/>
            <w:hideMark/>
          </w:tcPr>
          <w:p w14:paraId="397B7B0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-0.133</w:t>
            </w:r>
          </w:p>
        </w:tc>
        <w:tc>
          <w:tcPr>
            <w:tcW w:w="742" w:type="dxa"/>
            <w:tcBorders>
              <w:bottom w:val="single" w:sz="4" w:space="0" w:color="auto"/>
            </w:tcBorders>
            <w:vAlign w:val="center"/>
            <w:hideMark/>
          </w:tcPr>
          <w:p w14:paraId="512CCC2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0.132</w:t>
            </w:r>
          </w:p>
        </w:tc>
        <w:tc>
          <w:tcPr>
            <w:tcW w:w="742" w:type="dxa"/>
            <w:tcBorders>
              <w:bottom w:val="single" w:sz="4" w:space="0" w:color="auto"/>
            </w:tcBorders>
            <w:vAlign w:val="center"/>
            <w:hideMark/>
          </w:tcPr>
          <w:p w14:paraId="3EA209D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0.142</w:t>
            </w:r>
          </w:p>
        </w:tc>
        <w:tc>
          <w:tcPr>
            <w:tcW w:w="749" w:type="dxa"/>
            <w:tcBorders>
              <w:bottom w:val="single" w:sz="4" w:space="0" w:color="auto"/>
            </w:tcBorders>
            <w:vAlign w:val="center"/>
            <w:hideMark/>
          </w:tcPr>
          <w:p w14:paraId="695FF34A"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0.283</w:t>
            </w:r>
          </w:p>
        </w:tc>
      </w:tr>
      <w:tr w:rsidR="007E4943" w:rsidRPr="00B15CDE" w14:paraId="37786883"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07F950A7" w14:textId="77777777" w:rsidR="007E4943" w:rsidRPr="00281DDB" w:rsidRDefault="007E4943" w:rsidP="0047700B">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Max</w:t>
            </w:r>
            <w:r>
              <w:rPr>
                <w:rFonts w:ascii="Helvetica Neue" w:eastAsia="Times New Roman" w:hAnsi="Helvetica Neue" w:cs="Times New Roman"/>
                <w:b/>
                <w:bCs/>
                <w:color w:val="000000"/>
                <w:sz w:val="15"/>
                <w:szCs w:val="15"/>
              </w:rPr>
              <w:t>imum Temperature of the Warmest Month (BIO5)</w:t>
            </w:r>
          </w:p>
        </w:tc>
        <w:tc>
          <w:tcPr>
            <w:tcW w:w="1080" w:type="dxa"/>
            <w:tcBorders>
              <w:top w:val="single" w:sz="4" w:space="0" w:color="auto"/>
            </w:tcBorders>
          </w:tcPr>
          <w:p w14:paraId="0297BF82"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129A917B"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0.010</w:t>
            </w:r>
          </w:p>
        </w:tc>
        <w:tc>
          <w:tcPr>
            <w:tcW w:w="742" w:type="dxa"/>
            <w:tcBorders>
              <w:top w:val="single" w:sz="4" w:space="0" w:color="auto"/>
            </w:tcBorders>
            <w:vAlign w:val="center"/>
            <w:hideMark/>
          </w:tcPr>
          <w:p w14:paraId="4ECBD87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0.114</w:t>
            </w:r>
          </w:p>
        </w:tc>
        <w:tc>
          <w:tcPr>
            <w:tcW w:w="742" w:type="dxa"/>
            <w:tcBorders>
              <w:top w:val="single" w:sz="4" w:space="0" w:color="auto"/>
            </w:tcBorders>
            <w:vAlign w:val="center"/>
            <w:hideMark/>
          </w:tcPr>
          <w:p w14:paraId="7D3BB088"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-0.169</w:t>
            </w:r>
          </w:p>
        </w:tc>
        <w:tc>
          <w:tcPr>
            <w:tcW w:w="742" w:type="dxa"/>
            <w:tcBorders>
              <w:top w:val="single" w:sz="4" w:space="0" w:color="auto"/>
            </w:tcBorders>
            <w:vAlign w:val="center"/>
            <w:hideMark/>
          </w:tcPr>
          <w:p w14:paraId="75F03BCD"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0.242</w:t>
            </w:r>
          </w:p>
        </w:tc>
        <w:tc>
          <w:tcPr>
            <w:tcW w:w="749" w:type="dxa"/>
            <w:tcBorders>
              <w:top w:val="single" w:sz="4" w:space="0" w:color="auto"/>
            </w:tcBorders>
            <w:vAlign w:val="center"/>
            <w:hideMark/>
          </w:tcPr>
          <w:p w14:paraId="1C3324F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-0.067</w:t>
            </w:r>
          </w:p>
        </w:tc>
      </w:tr>
      <w:tr w:rsidR="007E4943" w:rsidRPr="00B15CDE" w14:paraId="6AF81117"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214E4CB9" w14:textId="77777777" w:rsidR="007E4943" w:rsidRPr="00281DDB" w:rsidRDefault="007E4943" w:rsidP="0047700B">
            <w:pPr>
              <w:rPr>
                <w:rFonts w:ascii="Times New Roman" w:eastAsia="Times New Roman" w:hAnsi="Times New Roman" w:cs="Times New Roman"/>
              </w:rPr>
            </w:pPr>
          </w:p>
        </w:tc>
        <w:tc>
          <w:tcPr>
            <w:tcW w:w="1080" w:type="dxa"/>
          </w:tcPr>
          <w:p w14:paraId="53E21498"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233CFEAF"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0.007</w:t>
            </w:r>
          </w:p>
        </w:tc>
        <w:tc>
          <w:tcPr>
            <w:tcW w:w="742" w:type="dxa"/>
            <w:vAlign w:val="center"/>
            <w:hideMark/>
          </w:tcPr>
          <w:p w14:paraId="760355E3"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0.136</w:t>
            </w:r>
          </w:p>
        </w:tc>
        <w:tc>
          <w:tcPr>
            <w:tcW w:w="742" w:type="dxa"/>
            <w:vAlign w:val="center"/>
            <w:hideMark/>
          </w:tcPr>
          <w:p w14:paraId="7902EF41"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-0.192</w:t>
            </w:r>
          </w:p>
        </w:tc>
        <w:tc>
          <w:tcPr>
            <w:tcW w:w="742" w:type="dxa"/>
            <w:vAlign w:val="center"/>
            <w:hideMark/>
          </w:tcPr>
          <w:p w14:paraId="00A19251"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0.210</w:t>
            </w:r>
          </w:p>
        </w:tc>
        <w:tc>
          <w:tcPr>
            <w:tcW w:w="749" w:type="dxa"/>
            <w:vAlign w:val="center"/>
            <w:hideMark/>
          </w:tcPr>
          <w:p w14:paraId="5176F11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0.025</w:t>
            </w:r>
          </w:p>
        </w:tc>
      </w:tr>
      <w:tr w:rsidR="007E4943" w:rsidRPr="00B15CDE" w14:paraId="294987EE"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9B4901F" w14:textId="77777777" w:rsidR="007E4943" w:rsidRPr="00281DDB" w:rsidRDefault="007E4943" w:rsidP="0047700B">
            <w:pPr>
              <w:rPr>
                <w:rFonts w:ascii="Times New Roman" w:eastAsia="Times New Roman" w:hAnsi="Times New Roman" w:cs="Times New Roman"/>
              </w:rPr>
            </w:pPr>
          </w:p>
        </w:tc>
        <w:tc>
          <w:tcPr>
            <w:tcW w:w="1080" w:type="dxa"/>
          </w:tcPr>
          <w:p w14:paraId="2F09DD57"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287D118C"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0.010</w:t>
            </w:r>
          </w:p>
        </w:tc>
        <w:tc>
          <w:tcPr>
            <w:tcW w:w="742" w:type="dxa"/>
            <w:vAlign w:val="center"/>
            <w:hideMark/>
          </w:tcPr>
          <w:p w14:paraId="6116F183"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0.148</w:t>
            </w:r>
          </w:p>
        </w:tc>
        <w:tc>
          <w:tcPr>
            <w:tcW w:w="742" w:type="dxa"/>
            <w:vAlign w:val="center"/>
            <w:hideMark/>
          </w:tcPr>
          <w:p w14:paraId="483C1DA2"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-0.201</w:t>
            </w:r>
          </w:p>
        </w:tc>
        <w:tc>
          <w:tcPr>
            <w:tcW w:w="742" w:type="dxa"/>
            <w:vAlign w:val="center"/>
            <w:hideMark/>
          </w:tcPr>
          <w:p w14:paraId="4549B109"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0.176</w:t>
            </w:r>
          </w:p>
        </w:tc>
        <w:tc>
          <w:tcPr>
            <w:tcW w:w="749" w:type="dxa"/>
            <w:vAlign w:val="center"/>
            <w:hideMark/>
          </w:tcPr>
          <w:p w14:paraId="3719704D"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0.065</w:t>
            </w:r>
          </w:p>
        </w:tc>
      </w:tr>
      <w:tr w:rsidR="007E4943" w:rsidRPr="00B15CDE" w14:paraId="7386C566"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4F0815E" w14:textId="77777777" w:rsidR="007E4943" w:rsidRPr="00281DDB" w:rsidRDefault="007E4943" w:rsidP="0047700B">
            <w:pPr>
              <w:rPr>
                <w:rFonts w:ascii="Times New Roman" w:eastAsia="Times New Roman" w:hAnsi="Times New Roman" w:cs="Times New Roman"/>
              </w:rPr>
            </w:pPr>
          </w:p>
        </w:tc>
        <w:tc>
          <w:tcPr>
            <w:tcW w:w="1080" w:type="dxa"/>
          </w:tcPr>
          <w:p w14:paraId="199FA6B4"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1CCAF9AC"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0.011</w:t>
            </w:r>
          </w:p>
        </w:tc>
        <w:tc>
          <w:tcPr>
            <w:tcW w:w="742" w:type="dxa"/>
            <w:vAlign w:val="center"/>
            <w:hideMark/>
          </w:tcPr>
          <w:p w14:paraId="31D8EA64"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0.153</w:t>
            </w:r>
          </w:p>
        </w:tc>
        <w:tc>
          <w:tcPr>
            <w:tcW w:w="742" w:type="dxa"/>
            <w:vAlign w:val="center"/>
            <w:hideMark/>
          </w:tcPr>
          <w:p w14:paraId="69A4CCED"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-0.202</w:t>
            </w:r>
          </w:p>
        </w:tc>
        <w:tc>
          <w:tcPr>
            <w:tcW w:w="742" w:type="dxa"/>
            <w:vAlign w:val="center"/>
            <w:hideMark/>
          </w:tcPr>
          <w:p w14:paraId="72568EB0"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0.147</w:t>
            </w:r>
          </w:p>
        </w:tc>
        <w:tc>
          <w:tcPr>
            <w:tcW w:w="749" w:type="dxa"/>
            <w:vAlign w:val="center"/>
            <w:hideMark/>
          </w:tcPr>
          <w:p w14:paraId="7DACFA08"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0.095</w:t>
            </w:r>
          </w:p>
        </w:tc>
      </w:tr>
      <w:tr w:rsidR="007E4943" w:rsidRPr="00B15CDE" w14:paraId="27287926"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144FBEB0"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52531751"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58B24CCD"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0.007</w:t>
            </w:r>
          </w:p>
        </w:tc>
        <w:tc>
          <w:tcPr>
            <w:tcW w:w="742" w:type="dxa"/>
            <w:tcBorders>
              <w:bottom w:val="single" w:sz="4" w:space="0" w:color="auto"/>
            </w:tcBorders>
            <w:vAlign w:val="center"/>
            <w:hideMark/>
          </w:tcPr>
          <w:p w14:paraId="4B392E2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0.168</w:t>
            </w:r>
          </w:p>
        </w:tc>
        <w:tc>
          <w:tcPr>
            <w:tcW w:w="742" w:type="dxa"/>
            <w:tcBorders>
              <w:bottom w:val="single" w:sz="4" w:space="0" w:color="auto"/>
            </w:tcBorders>
            <w:vAlign w:val="center"/>
            <w:hideMark/>
          </w:tcPr>
          <w:p w14:paraId="6BACC4FE"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-0.166</w:t>
            </w:r>
          </w:p>
        </w:tc>
        <w:tc>
          <w:tcPr>
            <w:tcW w:w="742" w:type="dxa"/>
            <w:tcBorders>
              <w:bottom w:val="single" w:sz="4" w:space="0" w:color="auto"/>
            </w:tcBorders>
            <w:vAlign w:val="center"/>
            <w:hideMark/>
          </w:tcPr>
          <w:p w14:paraId="5E0E25E7"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-0.004</w:t>
            </w:r>
          </w:p>
        </w:tc>
        <w:tc>
          <w:tcPr>
            <w:tcW w:w="749" w:type="dxa"/>
            <w:tcBorders>
              <w:bottom w:val="single" w:sz="4" w:space="0" w:color="auto"/>
            </w:tcBorders>
            <w:vAlign w:val="center"/>
            <w:hideMark/>
          </w:tcPr>
          <w:p w14:paraId="5FD102D5"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0.256</w:t>
            </w:r>
          </w:p>
        </w:tc>
      </w:tr>
      <w:tr w:rsidR="007E4943" w:rsidRPr="00281DDB" w14:paraId="43D92DBF"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56BC5E07"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Minimum Temperature of the Coldest Month (BIO6)</w:t>
            </w:r>
          </w:p>
        </w:tc>
        <w:tc>
          <w:tcPr>
            <w:tcW w:w="1080" w:type="dxa"/>
            <w:tcBorders>
              <w:top w:val="single" w:sz="4" w:space="0" w:color="auto"/>
            </w:tcBorders>
          </w:tcPr>
          <w:p w14:paraId="1370075D"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4BD745F0"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0.163</w:t>
            </w:r>
          </w:p>
        </w:tc>
        <w:tc>
          <w:tcPr>
            <w:tcW w:w="742" w:type="dxa"/>
            <w:tcBorders>
              <w:top w:val="single" w:sz="4" w:space="0" w:color="auto"/>
            </w:tcBorders>
            <w:vAlign w:val="center"/>
            <w:hideMark/>
          </w:tcPr>
          <w:p w14:paraId="1CA2E92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0.074</w:t>
            </w:r>
          </w:p>
        </w:tc>
        <w:tc>
          <w:tcPr>
            <w:tcW w:w="742" w:type="dxa"/>
            <w:tcBorders>
              <w:top w:val="single" w:sz="4" w:space="0" w:color="auto"/>
            </w:tcBorders>
            <w:vAlign w:val="center"/>
            <w:hideMark/>
          </w:tcPr>
          <w:p w14:paraId="30D70BE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0.055</w:t>
            </w:r>
          </w:p>
        </w:tc>
        <w:tc>
          <w:tcPr>
            <w:tcW w:w="742" w:type="dxa"/>
            <w:tcBorders>
              <w:top w:val="single" w:sz="4" w:space="0" w:color="auto"/>
            </w:tcBorders>
            <w:vAlign w:val="center"/>
            <w:hideMark/>
          </w:tcPr>
          <w:p w14:paraId="44F17AF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0.161</w:t>
            </w:r>
          </w:p>
        </w:tc>
        <w:tc>
          <w:tcPr>
            <w:tcW w:w="749" w:type="dxa"/>
            <w:tcBorders>
              <w:top w:val="single" w:sz="4" w:space="0" w:color="auto"/>
            </w:tcBorders>
            <w:vAlign w:val="center"/>
            <w:hideMark/>
          </w:tcPr>
          <w:p w14:paraId="7F07E0F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-0.078</w:t>
            </w:r>
          </w:p>
        </w:tc>
      </w:tr>
      <w:tr w:rsidR="007E4943" w:rsidRPr="00281DDB" w14:paraId="085597CF"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DBCD96A" w14:textId="77777777" w:rsidR="007E4943" w:rsidRPr="00281DDB" w:rsidRDefault="007E4943" w:rsidP="0047700B">
            <w:pPr>
              <w:rPr>
                <w:rFonts w:ascii="Times New Roman" w:eastAsia="Times New Roman" w:hAnsi="Times New Roman" w:cs="Times New Roman"/>
              </w:rPr>
            </w:pPr>
          </w:p>
        </w:tc>
        <w:tc>
          <w:tcPr>
            <w:tcW w:w="1080" w:type="dxa"/>
          </w:tcPr>
          <w:p w14:paraId="50EDC054"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4BF82411"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0.173</w:t>
            </w:r>
          </w:p>
        </w:tc>
        <w:tc>
          <w:tcPr>
            <w:tcW w:w="742" w:type="dxa"/>
            <w:vAlign w:val="center"/>
            <w:hideMark/>
          </w:tcPr>
          <w:p w14:paraId="098C79F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0.084</w:t>
            </w:r>
          </w:p>
        </w:tc>
        <w:tc>
          <w:tcPr>
            <w:tcW w:w="742" w:type="dxa"/>
            <w:vAlign w:val="center"/>
            <w:hideMark/>
          </w:tcPr>
          <w:p w14:paraId="6D2EDD4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2" w:type="dxa"/>
            <w:vAlign w:val="center"/>
            <w:hideMark/>
          </w:tcPr>
          <w:p w14:paraId="39EAE42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0.123</w:t>
            </w:r>
          </w:p>
        </w:tc>
        <w:tc>
          <w:tcPr>
            <w:tcW w:w="749" w:type="dxa"/>
            <w:vAlign w:val="center"/>
            <w:hideMark/>
          </w:tcPr>
          <w:p w14:paraId="033E6D7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0.029</w:t>
            </w:r>
          </w:p>
        </w:tc>
      </w:tr>
      <w:tr w:rsidR="007E4943" w:rsidRPr="00281DDB" w14:paraId="71915A62" w14:textId="77777777" w:rsidTr="00366998">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56AD8979" w14:textId="77777777" w:rsidR="007E4943" w:rsidRPr="00281DDB" w:rsidRDefault="007E4943" w:rsidP="0047700B">
            <w:pPr>
              <w:rPr>
                <w:rFonts w:ascii="Times New Roman" w:eastAsia="Times New Roman" w:hAnsi="Times New Roman" w:cs="Times New Roman"/>
              </w:rPr>
            </w:pPr>
          </w:p>
        </w:tc>
        <w:tc>
          <w:tcPr>
            <w:tcW w:w="1080" w:type="dxa"/>
          </w:tcPr>
          <w:p w14:paraId="5A7FDB1F"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76062A59"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0.174</w:t>
            </w:r>
          </w:p>
        </w:tc>
        <w:tc>
          <w:tcPr>
            <w:tcW w:w="742" w:type="dxa"/>
            <w:vAlign w:val="center"/>
            <w:hideMark/>
          </w:tcPr>
          <w:p w14:paraId="65937C5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0.093</w:t>
            </w:r>
          </w:p>
        </w:tc>
        <w:tc>
          <w:tcPr>
            <w:tcW w:w="742" w:type="dxa"/>
            <w:vAlign w:val="center"/>
            <w:hideMark/>
          </w:tcPr>
          <w:p w14:paraId="6616C224"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2" w:type="dxa"/>
            <w:vAlign w:val="center"/>
            <w:hideMark/>
          </w:tcPr>
          <w:p w14:paraId="1222CE6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0.106</w:t>
            </w:r>
          </w:p>
        </w:tc>
        <w:tc>
          <w:tcPr>
            <w:tcW w:w="749" w:type="dxa"/>
            <w:vAlign w:val="center"/>
            <w:hideMark/>
          </w:tcPr>
          <w:p w14:paraId="5C55DBE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0.071</w:t>
            </w:r>
          </w:p>
        </w:tc>
      </w:tr>
      <w:tr w:rsidR="007E4943" w:rsidRPr="00281DDB" w14:paraId="68D33B82"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0454674" w14:textId="77777777" w:rsidR="007E4943" w:rsidRPr="00281DDB" w:rsidRDefault="007E4943" w:rsidP="0047700B">
            <w:pPr>
              <w:rPr>
                <w:rFonts w:ascii="Times New Roman" w:eastAsia="Times New Roman" w:hAnsi="Times New Roman" w:cs="Times New Roman"/>
              </w:rPr>
            </w:pPr>
          </w:p>
        </w:tc>
        <w:tc>
          <w:tcPr>
            <w:tcW w:w="1080" w:type="dxa"/>
          </w:tcPr>
          <w:p w14:paraId="2CACBCDD"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79D6335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0.170</w:t>
            </w:r>
          </w:p>
        </w:tc>
        <w:tc>
          <w:tcPr>
            <w:tcW w:w="742" w:type="dxa"/>
            <w:vAlign w:val="center"/>
            <w:hideMark/>
          </w:tcPr>
          <w:p w14:paraId="297C6E4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0.099</w:t>
            </w:r>
          </w:p>
        </w:tc>
        <w:tc>
          <w:tcPr>
            <w:tcW w:w="742" w:type="dxa"/>
            <w:vAlign w:val="center"/>
            <w:hideMark/>
          </w:tcPr>
          <w:p w14:paraId="259F02A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0.073</w:t>
            </w:r>
          </w:p>
        </w:tc>
        <w:tc>
          <w:tcPr>
            <w:tcW w:w="742" w:type="dxa"/>
            <w:vAlign w:val="center"/>
            <w:hideMark/>
          </w:tcPr>
          <w:p w14:paraId="6035228C"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0.088</w:t>
            </w:r>
          </w:p>
        </w:tc>
        <w:tc>
          <w:tcPr>
            <w:tcW w:w="749" w:type="dxa"/>
            <w:vAlign w:val="center"/>
            <w:hideMark/>
          </w:tcPr>
          <w:p w14:paraId="717B2DF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0.116</w:t>
            </w:r>
          </w:p>
        </w:tc>
      </w:tr>
      <w:tr w:rsidR="007E4943" w:rsidRPr="004A02AC" w14:paraId="083B9F75"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0A9EDB12"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0B470A26"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3F5D07A8"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0.157</w:t>
            </w:r>
          </w:p>
        </w:tc>
        <w:tc>
          <w:tcPr>
            <w:tcW w:w="742" w:type="dxa"/>
            <w:tcBorders>
              <w:bottom w:val="single" w:sz="4" w:space="0" w:color="auto"/>
            </w:tcBorders>
            <w:vAlign w:val="center"/>
            <w:hideMark/>
          </w:tcPr>
          <w:p w14:paraId="6EFB862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0.095</w:t>
            </w:r>
          </w:p>
        </w:tc>
        <w:tc>
          <w:tcPr>
            <w:tcW w:w="742" w:type="dxa"/>
            <w:tcBorders>
              <w:bottom w:val="single" w:sz="4" w:space="0" w:color="auto"/>
            </w:tcBorders>
            <w:vAlign w:val="center"/>
            <w:hideMark/>
          </w:tcPr>
          <w:p w14:paraId="42577DD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0.078</w:t>
            </w:r>
          </w:p>
        </w:tc>
        <w:tc>
          <w:tcPr>
            <w:tcW w:w="742" w:type="dxa"/>
            <w:tcBorders>
              <w:bottom w:val="single" w:sz="4" w:space="0" w:color="auto"/>
            </w:tcBorders>
            <w:vAlign w:val="center"/>
            <w:hideMark/>
          </w:tcPr>
          <w:p w14:paraId="3184312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w:t>
            </w:r>
            <w:r>
              <w:rPr>
                <w:rFonts w:ascii="Helvetica Neue" w:eastAsia="Times New Roman" w:hAnsi="Helvetica Neue" w:cs="Times New Roman"/>
                <w:color w:val="000000"/>
                <w:sz w:val="15"/>
                <w:szCs w:val="15"/>
              </w:rPr>
              <w:t>0</w:t>
            </w:r>
          </w:p>
        </w:tc>
        <w:tc>
          <w:tcPr>
            <w:tcW w:w="749" w:type="dxa"/>
            <w:tcBorders>
              <w:bottom w:val="single" w:sz="4" w:space="0" w:color="auto"/>
            </w:tcBorders>
            <w:vAlign w:val="center"/>
            <w:hideMark/>
          </w:tcPr>
          <w:p w14:paraId="375F2D11"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0.200</w:t>
            </w:r>
          </w:p>
        </w:tc>
      </w:tr>
      <w:tr w:rsidR="007E4943" w:rsidRPr="00281DDB" w14:paraId="69C02C94"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763E8CB4"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Annual Precipitation (BIO12)</w:t>
            </w:r>
          </w:p>
        </w:tc>
        <w:tc>
          <w:tcPr>
            <w:tcW w:w="1080" w:type="dxa"/>
            <w:tcBorders>
              <w:top w:val="single" w:sz="4" w:space="0" w:color="auto"/>
            </w:tcBorders>
          </w:tcPr>
          <w:p w14:paraId="58A8B97E"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5BE10A63"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0.099</w:t>
            </w:r>
          </w:p>
        </w:tc>
        <w:tc>
          <w:tcPr>
            <w:tcW w:w="742" w:type="dxa"/>
            <w:tcBorders>
              <w:top w:val="single" w:sz="4" w:space="0" w:color="auto"/>
            </w:tcBorders>
            <w:vAlign w:val="center"/>
            <w:hideMark/>
          </w:tcPr>
          <w:p w14:paraId="63585C38"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-0.175</w:t>
            </w:r>
          </w:p>
        </w:tc>
        <w:tc>
          <w:tcPr>
            <w:tcW w:w="742" w:type="dxa"/>
            <w:tcBorders>
              <w:top w:val="single" w:sz="4" w:space="0" w:color="auto"/>
            </w:tcBorders>
            <w:vAlign w:val="center"/>
            <w:hideMark/>
          </w:tcPr>
          <w:p w14:paraId="4FD6AB88"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-0.085</w:t>
            </w:r>
          </w:p>
        </w:tc>
        <w:tc>
          <w:tcPr>
            <w:tcW w:w="742" w:type="dxa"/>
            <w:tcBorders>
              <w:top w:val="single" w:sz="4" w:space="0" w:color="auto"/>
            </w:tcBorders>
            <w:vAlign w:val="center"/>
            <w:hideMark/>
          </w:tcPr>
          <w:p w14:paraId="797F5C6A"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0.154</w:t>
            </w:r>
          </w:p>
        </w:tc>
        <w:tc>
          <w:tcPr>
            <w:tcW w:w="749" w:type="dxa"/>
            <w:tcBorders>
              <w:top w:val="single" w:sz="4" w:space="0" w:color="auto"/>
            </w:tcBorders>
            <w:vAlign w:val="center"/>
            <w:hideMark/>
          </w:tcPr>
          <w:p w14:paraId="260950C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-0.176</w:t>
            </w:r>
          </w:p>
        </w:tc>
      </w:tr>
      <w:tr w:rsidR="007E4943" w:rsidRPr="00281DDB" w14:paraId="7120D673"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C7B24BA" w14:textId="77777777" w:rsidR="007E4943" w:rsidRPr="00281DDB" w:rsidRDefault="007E4943" w:rsidP="0047700B">
            <w:pPr>
              <w:rPr>
                <w:rFonts w:ascii="Times New Roman" w:eastAsia="Times New Roman" w:hAnsi="Times New Roman" w:cs="Times New Roman"/>
              </w:rPr>
            </w:pPr>
          </w:p>
        </w:tc>
        <w:tc>
          <w:tcPr>
            <w:tcW w:w="1080" w:type="dxa"/>
          </w:tcPr>
          <w:p w14:paraId="6B3CA9D1"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114BA440"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0.116</w:t>
            </w:r>
          </w:p>
        </w:tc>
        <w:tc>
          <w:tcPr>
            <w:tcW w:w="742" w:type="dxa"/>
            <w:vAlign w:val="center"/>
            <w:hideMark/>
          </w:tcPr>
          <w:p w14:paraId="1DE8DF54" w14:textId="77777777" w:rsidR="007E4943" w:rsidRPr="002D238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-0.205</w:t>
            </w:r>
          </w:p>
        </w:tc>
        <w:tc>
          <w:tcPr>
            <w:tcW w:w="742" w:type="dxa"/>
            <w:vAlign w:val="center"/>
            <w:hideMark/>
          </w:tcPr>
          <w:p w14:paraId="09CC563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-0.096</w:t>
            </w:r>
          </w:p>
        </w:tc>
        <w:tc>
          <w:tcPr>
            <w:tcW w:w="742" w:type="dxa"/>
            <w:vAlign w:val="center"/>
            <w:hideMark/>
          </w:tcPr>
          <w:p w14:paraId="7F140E09"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0.062</w:t>
            </w:r>
          </w:p>
        </w:tc>
        <w:tc>
          <w:tcPr>
            <w:tcW w:w="749" w:type="dxa"/>
            <w:vAlign w:val="center"/>
            <w:hideMark/>
          </w:tcPr>
          <w:p w14:paraId="3F6B66DB"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-0.021</w:t>
            </w:r>
          </w:p>
        </w:tc>
      </w:tr>
      <w:tr w:rsidR="007E4943" w:rsidRPr="00281DDB" w14:paraId="3E9D7784"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3CFE9A6" w14:textId="77777777" w:rsidR="007E4943" w:rsidRPr="00281DDB" w:rsidRDefault="007E4943" w:rsidP="0047700B">
            <w:pPr>
              <w:rPr>
                <w:rFonts w:ascii="Times New Roman" w:eastAsia="Times New Roman" w:hAnsi="Times New Roman" w:cs="Times New Roman"/>
              </w:rPr>
            </w:pPr>
          </w:p>
        </w:tc>
        <w:tc>
          <w:tcPr>
            <w:tcW w:w="1080" w:type="dxa"/>
          </w:tcPr>
          <w:p w14:paraId="2A434020"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70FFD5A7"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0.119</w:t>
            </w:r>
          </w:p>
        </w:tc>
        <w:tc>
          <w:tcPr>
            <w:tcW w:w="742" w:type="dxa"/>
            <w:vAlign w:val="center"/>
            <w:hideMark/>
          </w:tcPr>
          <w:p w14:paraId="21B45331" w14:textId="77777777" w:rsidR="007E4943" w:rsidRPr="002D238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-0.204</w:t>
            </w:r>
          </w:p>
        </w:tc>
        <w:tc>
          <w:tcPr>
            <w:tcW w:w="742" w:type="dxa"/>
            <w:vAlign w:val="center"/>
            <w:hideMark/>
          </w:tcPr>
          <w:p w14:paraId="1DE84B7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w:t>
            </w:r>
            <w:r>
              <w:rPr>
                <w:rFonts w:ascii="Helvetica Neue" w:eastAsia="Times New Roman" w:hAnsi="Helvetica Neue" w:cs="Times New Roman"/>
                <w:color w:val="000000"/>
                <w:sz w:val="15"/>
                <w:szCs w:val="15"/>
              </w:rPr>
              <w:t>0</w:t>
            </w:r>
          </w:p>
        </w:tc>
        <w:tc>
          <w:tcPr>
            <w:tcW w:w="742" w:type="dxa"/>
            <w:vAlign w:val="center"/>
            <w:hideMark/>
          </w:tcPr>
          <w:p w14:paraId="73A3740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0.026</w:t>
            </w:r>
          </w:p>
        </w:tc>
        <w:tc>
          <w:tcPr>
            <w:tcW w:w="749" w:type="dxa"/>
            <w:vAlign w:val="center"/>
            <w:hideMark/>
          </w:tcPr>
          <w:p w14:paraId="60A66CE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0.043</w:t>
            </w:r>
          </w:p>
        </w:tc>
      </w:tr>
      <w:tr w:rsidR="007E4943" w:rsidRPr="00281DDB" w14:paraId="65412BE2"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39FEDF31" w14:textId="77777777" w:rsidR="007E4943" w:rsidRPr="00281DDB" w:rsidRDefault="007E4943" w:rsidP="0047700B">
            <w:pPr>
              <w:rPr>
                <w:rFonts w:ascii="Times New Roman" w:eastAsia="Times New Roman" w:hAnsi="Times New Roman" w:cs="Times New Roman"/>
              </w:rPr>
            </w:pPr>
          </w:p>
        </w:tc>
        <w:tc>
          <w:tcPr>
            <w:tcW w:w="1080" w:type="dxa"/>
          </w:tcPr>
          <w:p w14:paraId="01C52549"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033403C4"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0.116</w:t>
            </w:r>
          </w:p>
        </w:tc>
        <w:tc>
          <w:tcPr>
            <w:tcW w:w="742" w:type="dxa"/>
            <w:vAlign w:val="center"/>
            <w:hideMark/>
          </w:tcPr>
          <w:p w14:paraId="7D812A0D" w14:textId="77777777" w:rsidR="007E4943" w:rsidRPr="002D238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-0.191</w:t>
            </w:r>
          </w:p>
        </w:tc>
        <w:tc>
          <w:tcPr>
            <w:tcW w:w="742" w:type="dxa"/>
            <w:vAlign w:val="center"/>
            <w:hideMark/>
          </w:tcPr>
          <w:p w14:paraId="5F37403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-0.119</w:t>
            </w:r>
          </w:p>
        </w:tc>
        <w:tc>
          <w:tcPr>
            <w:tcW w:w="742" w:type="dxa"/>
            <w:vAlign w:val="center"/>
            <w:hideMark/>
          </w:tcPr>
          <w:p w14:paraId="65A81862"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-0.021</w:t>
            </w:r>
          </w:p>
        </w:tc>
        <w:tc>
          <w:tcPr>
            <w:tcW w:w="749" w:type="dxa"/>
            <w:vAlign w:val="center"/>
            <w:hideMark/>
          </w:tcPr>
          <w:p w14:paraId="7CBC5897"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0.117</w:t>
            </w:r>
          </w:p>
        </w:tc>
      </w:tr>
      <w:tr w:rsidR="007E4943" w:rsidRPr="00281DDB" w14:paraId="03EB6FAE"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103D7956"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216491DD"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2A3C98EA"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0.093</w:t>
            </w:r>
          </w:p>
        </w:tc>
        <w:tc>
          <w:tcPr>
            <w:tcW w:w="742" w:type="dxa"/>
            <w:tcBorders>
              <w:bottom w:val="single" w:sz="4" w:space="0" w:color="auto"/>
            </w:tcBorders>
            <w:vAlign w:val="center"/>
            <w:hideMark/>
          </w:tcPr>
          <w:p w14:paraId="71C3036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-0.145</w:t>
            </w:r>
          </w:p>
        </w:tc>
        <w:tc>
          <w:tcPr>
            <w:tcW w:w="742" w:type="dxa"/>
            <w:tcBorders>
              <w:bottom w:val="single" w:sz="4" w:space="0" w:color="auto"/>
            </w:tcBorders>
            <w:vAlign w:val="center"/>
            <w:hideMark/>
          </w:tcPr>
          <w:p w14:paraId="616566D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-0.122</w:t>
            </w:r>
          </w:p>
        </w:tc>
        <w:tc>
          <w:tcPr>
            <w:tcW w:w="742" w:type="dxa"/>
            <w:tcBorders>
              <w:bottom w:val="single" w:sz="4" w:space="0" w:color="auto"/>
            </w:tcBorders>
            <w:vAlign w:val="center"/>
            <w:hideMark/>
          </w:tcPr>
          <w:p w14:paraId="0A26645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w:t>
            </w:r>
            <w:r>
              <w:rPr>
                <w:rFonts w:ascii="Helvetica Neue" w:eastAsia="Times New Roman" w:hAnsi="Helvetica Neue" w:cs="Times New Roman"/>
                <w:color w:val="000000"/>
                <w:sz w:val="15"/>
                <w:szCs w:val="15"/>
              </w:rPr>
              <w:t>00</w:t>
            </w:r>
          </w:p>
        </w:tc>
        <w:tc>
          <w:tcPr>
            <w:tcW w:w="749" w:type="dxa"/>
            <w:tcBorders>
              <w:bottom w:val="single" w:sz="4" w:space="0" w:color="auto"/>
            </w:tcBorders>
            <w:vAlign w:val="center"/>
            <w:hideMark/>
          </w:tcPr>
          <w:p w14:paraId="7DE39C6A"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0.256</w:t>
            </w:r>
          </w:p>
        </w:tc>
      </w:tr>
      <w:tr w:rsidR="007E4943" w:rsidRPr="00281DDB" w14:paraId="0B34967D"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1A585099" w14:textId="77777777" w:rsidR="007E4943" w:rsidRPr="00281DDB" w:rsidRDefault="007E4943" w:rsidP="0047700B">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Precip</w:t>
            </w:r>
            <w:r>
              <w:rPr>
                <w:rFonts w:ascii="Helvetica Neue" w:eastAsia="Times New Roman" w:hAnsi="Helvetica Neue" w:cs="Times New Roman"/>
                <w:b/>
                <w:bCs/>
                <w:color w:val="000000"/>
                <w:sz w:val="15"/>
                <w:szCs w:val="15"/>
              </w:rPr>
              <w:t>itation of the Wettest Quarter (BIO16)</w:t>
            </w:r>
          </w:p>
        </w:tc>
        <w:tc>
          <w:tcPr>
            <w:tcW w:w="1080" w:type="dxa"/>
            <w:tcBorders>
              <w:top w:val="single" w:sz="4" w:space="0" w:color="auto"/>
            </w:tcBorders>
          </w:tcPr>
          <w:p w14:paraId="4918B614"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540DF575"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0.081</w:t>
            </w:r>
          </w:p>
        </w:tc>
        <w:tc>
          <w:tcPr>
            <w:tcW w:w="742" w:type="dxa"/>
            <w:tcBorders>
              <w:top w:val="single" w:sz="4" w:space="0" w:color="auto"/>
            </w:tcBorders>
            <w:vAlign w:val="center"/>
            <w:hideMark/>
          </w:tcPr>
          <w:p w14:paraId="368E5B54"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c>
          <w:tcPr>
            <w:tcW w:w="742" w:type="dxa"/>
            <w:tcBorders>
              <w:top w:val="single" w:sz="4" w:space="0" w:color="auto"/>
            </w:tcBorders>
            <w:vAlign w:val="center"/>
            <w:hideMark/>
          </w:tcPr>
          <w:p w14:paraId="0E52667B"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-0.221</w:t>
            </w:r>
          </w:p>
        </w:tc>
        <w:tc>
          <w:tcPr>
            <w:tcW w:w="742" w:type="dxa"/>
            <w:tcBorders>
              <w:top w:val="single" w:sz="4" w:space="0" w:color="auto"/>
            </w:tcBorders>
            <w:vAlign w:val="center"/>
            <w:hideMark/>
          </w:tcPr>
          <w:p w14:paraId="0A3242A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w:t>
            </w:r>
            <w:r>
              <w:rPr>
                <w:rFonts w:ascii="Helvetica Neue" w:eastAsia="Times New Roman" w:hAnsi="Helvetica Neue" w:cs="Times New Roman"/>
                <w:color w:val="000000"/>
                <w:sz w:val="15"/>
                <w:szCs w:val="15"/>
              </w:rPr>
              <w:t>0</w:t>
            </w:r>
          </w:p>
        </w:tc>
        <w:tc>
          <w:tcPr>
            <w:tcW w:w="749" w:type="dxa"/>
            <w:tcBorders>
              <w:top w:val="single" w:sz="4" w:space="0" w:color="auto"/>
            </w:tcBorders>
            <w:vAlign w:val="center"/>
            <w:hideMark/>
          </w:tcPr>
          <w:p w14:paraId="4534669F"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-0.250</w:t>
            </w:r>
          </w:p>
        </w:tc>
      </w:tr>
      <w:tr w:rsidR="007E4943" w:rsidRPr="00281DDB" w14:paraId="2B7D2D96"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B7DEB4F" w14:textId="77777777" w:rsidR="007E4943" w:rsidRPr="00281DDB" w:rsidRDefault="007E4943" w:rsidP="0047700B">
            <w:pPr>
              <w:rPr>
                <w:rFonts w:ascii="Times New Roman" w:eastAsia="Times New Roman" w:hAnsi="Times New Roman" w:cs="Times New Roman"/>
              </w:rPr>
            </w:pPr>
          </w:p>
        </w:tc>
        <w:tc>
          <w:tcPr>
            <w:tcW w:w="1080" w:type="dxa"/>
          </w:tcPr>
          <w:p w14:paraId="28B934DB"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642D7279"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0.064</w:t>
            </w:r>
          </w:p>
        </w:tc>
        <w:tc>
          <w:tcPr>
            <w:tcW w:w="742" w:type="dxa"/>
            <w:vAlign w:val="center"/>
            <w:hideMark/>
          </w:tcPr>
          <w:p w14:paraId="3E8D7FA6"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-0.018</w:t>
            </w:r>
          </w:p>
        </w:tc>
        <w:tc>
          <w:tcPr>
            <w:tcW w:w="742" w:type="dxa"/>
            <w:vAlign w:val="center"/>
            <w:hideMark/>
          </w:tcPr>
          <w:p w14:paraId="5566C82A"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-0.219</w:t>
            </w:r>
          </w:p>
        </w:tc>
        <w:tc>
          <w:tcPr>
            <w:tcW w:w="742" w:type="dxa"/>
            <w:vAlign w:val="center"/>
            <w:hideMark/>
          </w:tcPr>
          <w:p w14:paraId="6319CA53"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-0.190</w:t>
            </w:r>
          </w:p>
        </w:tc>
        <w:tc>
          <w:tcPr>
            <w:tcW w:w="749" w:type="dxa"/>
            <w:vAlign w:val="center"/>
            <w:hideMark/>
          </w:tcPr>
          <w:p w14:paraId="6F73AE8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-0.172</w:t>
            </w:r>
          </w:p>
        </w:tc>
      </w:tr>
      <w:tr w:rsidR="007E4943" w:rsidRPr="00281DDB" w14:paraId="115795E1"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C4AAE74" w14:textId="77777777" w:rsidR="007E4943" w:rsidRPr="00281DDB" w:rsidRDefault="007E4943" w:rsidP="0047700B">
            <w:pPr>
              <w:rPr>
                <w:rFonts w:ascii="Times New Roman" w:eastAsia="Times New Roman" w:hAnsi="Times New Roman" w:cs="Times New Roman"/>
              </w:rPr>
            </w:pPr>
          </w:p>
        </w:tc>
        <w:tc>
          <w:tcPr>
            <w:tcW w:w="1080" w:type="dxa"/>
          </w:tcPr>
          <w:p w14:paraId="5813859C"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7FF99A0B"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0.049</w:t>
            </w:r>
          </w:p>
        </w:tc>
        <w:tc>
          <w:tcPr>
            <w:tcW w:w="742" w:type="dxa"/>
            <w:vAlign w:val="center"/>
            <w:hideMark/>
          </w:tcPr>
          <w:p w14:paraId="2597992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-0.015</w:t>
            </w:r>
          </w:p>
        </w:tc>
        <w:tc>
          <w:tcPr>
            <w:tcW w:w="742" w:type="dxa"/>
            <w:vAlign w:val="center"/>
            <w:hideMark/>
          </w:tcPr>
          <w:p w14:paraId="43DC0C85"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-0.212</w:t>
            </w:r>
          </w:p>
        </w:tc>
        <w:tc>
          <w:tcPr>
            <w:tcW w:w="742" w:type="dxa"/>
            <w:vAlign w:val="center"/>
            <w:hideMark/>
          </w:tcPr>
          <w:p w14:paraId="6BD9147E"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-0.240</w:t>
            </w:r>
          </w:p>
        </w:tc>
        <w:tc>
          <w:tcPr>
            <w:tcW w:w="749" w:type="dxa"/>
            <w:vAlign w:val="center"/>
            <w:hideMark/>
          </w:tcPr>
          <w:p w14:paraId="01F41F3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-0.117</w:t>
            </w:r>
          </w:p>
        </w:tc>
      </w:tr>
      <w:tr w:rsidR="007E4943" w:rsidRPr="00281DDB" w14:paraId="4F067EC2" w14:textId="77777777" w:rsidTr="00366998">
        <w:trPr>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681D9820" w14:textId="77777777" w:rsidR="007E4943" w:rsidRPr="00281DDB" w:rsidRDefault="007E4943" w:rsidP="0047700B">
            <w:pPr>
              <w:rPr>
                <w:rFonts w:ascii="Times New Roman" w:eastAsia="Times New Roman" w:hAnsi="Times New Roman" w:cs="Times New Roman"/>
              </w:rPr>
            </w:pPr>
          </w:p>
        </w:tc>
        <w:tc>
          <w:tcPr>
            <w:tcW w:w="1080" w:type="dxa"/>
          </w:tcPr>
          <w:p w14:paraId="5261F717"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135103AD"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0.032</w:t>
            </w:r>
          </w:p>
        </w:tc>
        <w:tc>
          <w:tcPr>
            <w:tcW w:w="742" w:type="dxa"/>
            <w:vAlign w:val="center"/>
            <w:hideMark/>
          </w:tcPr>
          <w:p w14:paraId="2606C0E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-0.011</w:t>
            </w:r>
          </w:p>
        </w:tc>
        <w:tc>
          <w:tcPr>
            <w:tcW w:w="742" w:type="dxa"/>
            <w:vAlign w:val="center"/>
            <w:hideMark/>
          </w:tcPr>
          <w:p w14:paraId="6C23AC45"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-0.187</w:t>
            </w:r>
          </w:p>
        </w:tc>
        <w:tc>
          <w:tcPr>
            <w:tcW w:w="742" w:type="dxa"/>
            <w:vAlign w:val="center"/>
            <w:hideMark/>
          </w:tcPr>
          <w:p w14:paraId="2F94B60C"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-0.273</w:t>
            </w:r>
          </w:p>
        </w:tc>
        <w:tc>
          <w:tcPr>
            <w:tcW w:w="749" w:type="dxa"/>
            <w:vAlign w:val="center"/>
            <w:hideMark/>
          </w:tcPr>
          <w:p w14:paraId="7718C23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-0.057</w:t>
            </w:r>
          </w:p>
        </w:tc>
      </w:tr>
      <w:tr w:rsidR="007E4943" w:rsidRPr="00281DDB" w14:paraId="55E9A5E1"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4739C353"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0E0721BE"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42A640A7"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-0.011</w:t>
            </w:r>
          </w:p>
        </w:tc>
        <w:tc>
          <w:tcPr>
            <w:tcW w:w="742" w:type="dxa"/>
            <w:tcBorders>
              <w:bottom w:val="single" w:sz="4" w:space="0" w:color="auto"/>
            </w:tcBorders>
            <w:vAlign w:val="center"/>
            <w:hideMark/>
          </w:tcPr>
          <w:p w14:paraId="7F0B1D3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0.004</w:t>
            </w:r>
          </w:p>
        </w:tc>
        <w:tc>
          <w:tcPr>
            <w:tcW w:w="742" w:type="dxa"/>
            <w:tcBorders>
              <w:bottom w:val="single" w:sz="4" w:space="0" w:color="auto"/>
            </w:tcBorders>
            <w:vAlign w:val="center"/>
            <w:hideMark/>
          </w:tcPr>
          <w:p w14:paraId="686C729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-0.114</w:t>
            </w:r>
          </w:p>
        </w:tc>
        <w:tc>
          <w:tcPr>
            <w:tcW w:w="742" w:type="dxa"/>
            <w:tcBorders>
              <w:bottom w:val="single" w:sz="4" w:space="0" w:color="auto"/>
            </w:tcBorders>
            <w:vAlign w:val="center"/>
            <w:hideMark/>
          </w:tcPr>
          <w:p w14:paraId="2374D9E8"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-0.306</w:t>
            </w:r>
          </w:p>
        </w:tc>
        <w:tc>
          <w:tcPr>
            <w:tcW w:w="749" w:type="dxa"/>
            <w:tcBorders>
              <w:bottom w:val="single" w:sz="4" w:space="0" w:color="auto"/>
            </w:tcBorders>
            <w:vAlign w:val="center"/>
            <w:hideMark/>
          </w:tcPr>
          <w:p w14:paraId="54D864F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r>
      <w:tr w:rsidR="007E4943" w:rsidRPr="00281DDB" w14:paraId="340086F0"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7A280D2C" w14:textId="77777777" w:rsidR="007E4943" w:rsidRPr="00281DDB" w:rsidRDefault="007E4943" w:rsidP="0047700B">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Precip</w:t>
            </w:r>
            <w:r>
              <w:rPr>
                <w:rFonts w:ascii="Helvetica Neue" w:eastAsia="Times New Roman" w:hAnsi="Helvetica Neue" w:cs="Times New Roman"/>
                <w:b/>
                <w:bCs/>
                <w:color w:val="000000"/>
                <w:sz w:val="15"/>
                <w:szCs w:val="15"/>
              </w:rPr>
              <w:t>itation of the Driest Quarter (BIO17)</w:t>
            </w:r>
          </w:p>
        </w:tc>
        <w:tc>
          <w:tcPr>
            <w:tcW w:w="1080" w:type="dxa"/>
            <w:tcBorders>
              <w:top w:val="single" w:sz="4" w:space="0" w:color="auto"/>
            </w:tcBorders>
          </w:tcPr>
          <w:p w14:paraId="6D8E3C34"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04A8946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0.145</w:t>
            </w:r>
          </w:p>
        </w:tc>
        <w:tc>
          <w:tcPr>
            <w:tcW w:w="742" w:type="dxa"/>
            <w:tcBorders>
              <w:top w:val="single" w:sz="4" w:space="0" w:color="auto"/>
            </w:tcBorders>
            <w:vAlign w:val="center"/>
            <w:hideMark/>
          </w:tcPr>
          <w:p w14:paraId="5251CA1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0.095</w:t>
            </w:r>
          </w:p>
        </w:tc>
        <w:tc>
          <w:tcPr>
            <w:tcW w:w="742" w:type="dxa"/>
            <w:tcBorders>
              <w:top w:val="single" w:sz="4" w:space="0" w:color="auto"/>
            </w:tcBorders>
            <w:vAlign w:val="center"/>
            <w:hideMark/>
          </w:tcPr>
          <w:p w14:paraId="26C3E287"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0.096</w:t>
            </w:r>
          </w:p>
        </w:tc>
        <w:tc>
          <w:tcPr>
            <w:tcW w:w="742" w:type="dxa"/>
            <w:tcBorders>
              <w:top w:val="single" w:sz="4" w:space="0" w:color="auto"/>
            </w:tcBorders>
            <w:vAlign w:val="center"/>
            <w:hideMark/>
          </w:tcPr>
          <w:p w14:paraId="43D611A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w:t>
            </w:r>
            <w:r>
              <w:rPr>
                <w:rFonts w:ascii="Helvetica Neue" w:eastAsia="Times New Roman" w:hAnsi="Helvetica Neue" w:cs="Times New Roman"/>
                <w:color w:val="000000"/>
                <w:sz w:val="15"/>
                <w:szCs w:val="15"/>
              </w:rPr>
              <w:t>00</w:t>
            </w:r>
          </w:p>
        </w:tc>
        <w:tc>
          <w:tcPr>
            <w:tcW w:w="749" w:type="dxa"/>
            <w:tcBorders>
              <w:top w:val="single" w:sz="4" w:space="0" w:color="auto"/>
            </w:tcBorders>
            <w:vAlign w:val="center"/>
            <w:hideMark/>
          </w:tcPr>
          <w:p w14:paraId="06705837"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-0.201</w:t>
            </w:r>
          </w:p>
        </w:tc>
      </w:tr>
      <w:tr w:rsidR="007E4943" w:rsidRPr="00281DDB" w14:paraId="19203E76"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345694D" w14:textId="77777777" w:rsidR="007E4943" w:rsidRPr="00281DDB" w:rsidRDefault="007E4943" w:rsidP="0047700B">
            <w:pPr>
              <w:rPr>
                <w:rFonts w:ascii="Times New Roman" w:eastAsia="Times New Roman" w:hAnsi="Times New Roman" w:cs="Times New Roman"/>
              </w:rPr>
            </w:pPr>
          </w:p>
        </w:tc>
        <w:tc>
          <w:tcPr>
            <w:tcW w:w="1080" w:type="dxa"/>
          </w:tcPr>
          <w:p w14:paraId="68E566B8"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43A28014"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0.158</w:t>
            </w:r>
          </w:p>
        </w:tc>
        <w:tc>
          <w:tcPr>
            <w:tcW w:w="742" w:type="dxa"/>
            <w:vAlign w:val="center"/>
            <w:hideMark/>
          </w:tcPr>
          <w:p w14:paraId="4C1853E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0.131</w:t>
            </w:r>
          </w:p>
        </w:tc>
        <w:tc>
          <w:tcPr>
            <w:tcW w:w="742" w:type="dxa"/>
            <w:vAlign w:val="center"/>
            <w:hideMark/>
          </w:tcPr>
          <w:p w14:paraId="5C58DB67"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0.118</w:t>
            </w:r>
          </w:p>
        </w:tc>
        <w:tc>
          <w:tcPr>
            <w:tcW w:w="742" w:type="dxa"/>
            <w:vAlign w:val="center"/>
            <w:hideMark/>
          </w:tcPr>
          <w:p w14:paraId="57E5E79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0.013</w:t>
            </w:r>
          </w:p>
        </w:tc>
        <w:tc>
          <w:tcPr>
            <w:tcW w:w="749" w:type="dxa"/>
            <w:vAlign w:val="center"/>
            <w:hideMark/>
          </w:tcPr>
          <w:p w14:paraId="29F37323"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-0.103</w:t>
            </w:r>
          </w:p>
        </w:tc>
      </w:tr>
      <w:tr w:rsidR="007E4943" w:rsidRPr="00281DDB" w14:paraId="266C7183"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508E14E" w14:textId="77777777" w:rsidR="007E4943" w:rsidRPr="00281DDB" w:rsidRDefault="007E4943" w:rsidP="0047700B">
            <w:pPr>
              <w:rPr>
                <w:rFonts w:ascii="Times New Roman" w:eastAsia="Times New Roman" w:hAnsi="Times New Roman" w:cs="Times New Roman"/>
              </w:rPr>
            </w:pPr>
          </w:p>
        </w:tc>
        <w:tc>
          <w:tcPr>
            <w:tcW w:w="1080" w:type="dxa"/>
          </w:tcPr>
          <w:p w14:paraId="40B815CC"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7129103E"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0.156</w:t>
            </w:r>
          </w:p>
        </w:tc>
        <w:tc>
          <w:tcPr>
            <w:tcW w:w="742" w:type="dxa"/>
            <w:vAlign w:val="center"/>
            <w:hideMark/>
          </w:tcPr>
          <w:p w14:paraId="4F61124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0.151</w:t>
            </w:r>
          </w:p>
        </w:tc>
        <w:tc>
          <w:tcPr>
            <w:tcW w:w="742" w:type="dxa"/>
            <w:vAlign w:val="center"/>
            <w:hideMark/>
          </w:tcPr>
          <w:p w14:paraId="5A065201"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0.111</w:t>
            </w:r>
          </w:p>
        </w:tc>
        <w:tc>
          <w:tcPr>
            <w:tcW w:w="742" w:type="dxa"/>
            <w:vAlign w:val="center"/>
            <w:hideMark/>
          </w:tcPr>
          <w:p w14:paraId="3F84DD0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w:t>
            </w:r>
            <w:r>
              <w:rPr>
                <w:rFonts w:ascii="Helvetica Neue" w:eastAsia="Times New Roman" w:hAnsi="Helvetica Neue" w:cs="Times New Roman"/>
                <w:color w:val="000000"/>
                <w:sz w:val="15"/>
                <w:szCs w:val="15"/>
              </w:rPr>
              <w:t>0</w:t>
            </w:r>
          </w:p>
        </w:tc>
        <w:tc>
          <w:tcPr>
            <w:tcW w:w="749" w:type="dxa"/>
            <w:vAlign w:val="center"/>
            <w:hideMark/>
          </w:tcPr>
          <w:p w14:paraId="671F7E1A"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-0.049</w:t>
            </w:r>
          </w:p>
        </w:tc>
      </w:tr>
      <w:tr w:rsidR="007E4943" w:rsidRPr="00281DDB" w14:paraId="04AF9D3B"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294B78C5" w14:textId="77777777" w:rsidR="007E4943" w:rsidRPr="00281DDB" w:rsidRDefault="007E4943" w:rsidP="0047700B">
            <w:pPr>
              <w:rPr>
                <w:rFonts w:ascii="Times New Roman" w:eastAsia="Times New Roman" w:hAnsi="Times New Roman" w:cs="Times New Roman"/>
              </w:rPr>
            </w:pPr>
          </w:p>
        </w:tc>
        <w:tc>
          <w:tcPr>
            <w:tcW w:w="1080" w:type="dxa"/>
          </w:tcPr>
          <w:p w14:paraId="4F64F0A9"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6E716E17"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0.148</w:t>
            </w:r>
          </w:p>
        </w:tc>
        <w:tc>
          <w:tcPr>
            <w:tcW w:w="742" w:type="dxa"/>
            <w:vAlign w:val="center"/>
            <w:hideMark/>
          </w:tcPr>
          <w:p w14:paraId="10995B60"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0.161</w:t>
            </w:r>
          </w:p>
        </w:tc>
        <w:tc>
          <w:tcPr>
            <w:tcW w:w="742" w:type="dxa"/>
            <w:vAlign w:val="center"/>
            <w:hideMark/>
          </w:tcPr>
          <w:p w14:paraId="66531E7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0.098</w:t>
            </w:r>
          </w:p>
        </w:tc>
        <w:tc>
          <w:tcPr>
            <w:tcW w:w="742" w:type="dxa"/>
            <w:vAlign w:val="center"/>
            <w:hideMark/>
          </w:tcPr>
          <w:p w14:paraId="1DC44B44"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-0.056</w:t>
            </w:r>
          </w:p>
        </w:tc>
        <w:tc>
          <w:tcPr>
            <w:tcW w:w="749" w:type="dxa"/>
            <w:vAlign w:val="center"/>
            <w:hideMark/>
          </w:tcPr>
          <w:p w14:paraId="0E88449A"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0.005</w:t>
            </w:r>
          </w:p>
        </w:tc>
      </w:tr>
      <w:tr w:rsidR="007E4943" w:rsidRPr="00281DDB" w14:paraId="45909E80"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602F95EE"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1C97BFD4"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04A6DEDE"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0.109</w:t>
            </w:r>
          </w:p>
        </w:tc>
        <w:tc>
          <w:tcPr>
            <w:tcW w:w="742" w:type="dxa"/>
            <w:tcBorders>
              <w:bottom w:val="single" w:sz="4" w:space="0" w:color="auto"/>
            </w:tcBorders>
            <w:vAlign w:val="center"/>
            <w:hideMark/>
          </w:tcPr>
          <w:p w14:paraId="10C09CA1"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0.161</w:t>
            </w:r>
          </w:p>
        </w:tc>
        <w:tc>
          <w:tcPr>
            <w:tcW w:w="742" w:type="dxa"/>
            <w:tcBorders>
              <w:bottom w:val="single" w:sz="4" w:space="0" w:color="auto"/>
            </w:tcBorders>
            <w:vAlign w:val="center"/>
            <w:hideMark/>
          </w:tcPr>
          <w:p w14:paraId="484585E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0.106</w:t>
            </w:r>
          </w:p>
        </w:tc>
        <w:tc>
          <w:tcPr>
            <w:tcW w:w="742" w:type="dxa"/>
            <w:tcBorders>
              <w:bottom w:val="single" w:sz="4" w:space="0" w:color="auto"/>
            </w:tcBorders>
            <w:vAlign w:val="center"/>
            <w:hideMark/>
          </w:tcPr>
          <w:p w14:paraId="2E2E0E3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-0.119</w:t>
            </w:r>
          </w:p>
        </w:tc>
        <w:tc>
          <w:tcPr>
            <w:tcW w:w="749" w:type="dxa"/>
            <w:tcBorders>
              <w:bottom w:val="single" w:sz="4" w:space="0" w:color="auto"/>
            </w:tcBorders>
            <w:vAlign w:val="center"/>
            <w:hideMark/>
          </w:tcPr>
          <w:p w14:paraId="37E30E2C"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0.154</w:t>
            </w:r>
          </w:p>
        </w:tc>
      </w:tr>
      <w:tr w:rsidR="007E4943" w:rsidRPr="00281DDB" w14:paraId="6A36D83F"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3CDF9019" w14:textId="77777777" w:rsidR="007E4943" w:rsidRDefault="007E4943" w:rsidP="0047700B">
            <w:pPr>
              <w:rPr>
                <w:rFonts w:ascii="Helvetica Neue" w:eastAsia="Times New Roman" w:hAnsi="Helvetica Neue" w:cs="Times New Roman"/>
                <w:b/>
                <w:bCs/>
                <w:i w:val="0"/>
                <w:iCs w:val="0"/>
                <w:color w:val="000000"/>
                <w:sz w:val="15"/>
                <w:szCs w:val="15"/>
              </w:rPr>
            </w:pPr>
            <w:r>
              <w:rPr>
                <w:rFonts w:ascii="Helvetica Neue" w:eastAsia="Times New Roman" w:hAnsi="Helvetica Neue" w:cs="Times New Roman"/>
                <w:b/>
                <w:bCs/>
                <w:color w:val="000000"/>
                <w:sz w:val="15"/>
                <w:szCs w:val="15"/>
              </w:rPr>
              <w:t>Annual PET</w:t>
            </w:r>
          </w:p>
          <w:p w14:paraId="67A7D750"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(PET.A)</w:t>
            </w:r>
          </w:p>
        </w:tc>
        <w:tc>
          <w:tcPr>
            <w:tcW w:w="1080" w:type="dxa"/>
            <w:tcBorders>
              <w:top w:val="single" w:sz="4" w:space="0" w:color="auto"/>
            </w:tcBorders>
          </w:tcPr>
          <w:p w14:paraId="2CFBF5CD"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591175DD"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0.011</w:t>
            </w:r>
          </w:p>
        </w:tc>
        <w:tc>
          <w:tcPr>
            <w:tcW w:w="742" w:type="dxa"/>
            <w:tcBorders>
              <w:top w:val="single" w:sz="4" w:space="0" w:color="auto"/>
            </w:tcBorders>
            <w:vAlign w:val="center"/>
            <w:hideMark/>
          </w:tcPr>
          <w:p w14:paraId="0DE38890"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w:t>
            </w:r>
            <w:r>
              <w:rPr>
                <w:rFonts w:ascii="Helvetica Neue" w:eastAsia="Times New Roman" w:hAnsi="Helvetica Neue" w:cs="Times New Roman"/>
                <w:color w:val="000000"/>
                <w:sz w:val="15"/>
                <w:szCs w:val="15"/>
              </w:rPr>
              <w:t>0</w:t>
            </w:r>
          </w:p>
        </w:tc>
        <w:tc>
          <w:tcPr>
            <w:tcW w:w="742" w:type="dxa"/>
            <w:tcBorders>
              <w:top w:val="single" w:sz="4" w:space="0" w:color="auto"/>
            </w:tcBorders>
            <w:vAlign w:val="center"/>
            <w:hideMark/>
          </w:tcPr>
          <w:p w14:paraId="6CFAB7A7"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0.236</w:t>
            </w:r>
          </w:p>
        </w:tc>
        <w:tc>
          <w:tcPr>
            <w:tcW w:w="742" w:type="dxa"/>
            <w:tcBorders>
              <w:top w:val="single" w:sz="4" w:space="0" w:color="auto"/>
            </w:tcBorders>
            <w:vAlign w:val="center"/>
            <w:hideMark/>
          </w:tcPr>
          <w:p w14:paraId="69647C79"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0.049</w:t>
            </w:r>
          </w:p>
        </w:tc>
        <w:tc>
          <w:tcPr>
            <w:tcW w:w="749" w:type="dxa"/>
            <w:tcBorders>
              <w:top w:val="single" w:sz="4" w:space="0" w:color="auto"/>
            </w:tcBorders>
            <w:vAlign w:val="center"/>
            <w:hideMark/>
          </w:tcPr>
          <w:p w14:paraId="4F082312"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-0.197</w:t>
            </w:r>
          </w:p>
        </w:tc>
      </w:tr>
      <w:tr w:rsidR="007E4943" w:rsidRPr="00B15CDE" w14:paraId="4941AE8F"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5512CC64" w14:textId="77777777" w:rsidR="007E4943" w:rsidRPr="00281DDB" w:rsidRDefault="007E4943" w:rsidP="0047700B">
            <w:pPr>
              <w:rPr>
                <w:rFonts w:ascii="Times New Roman" w:eastAsia="Times New Roman" w:hAnsi="Times New Roman" w:cs="Times New Roman"/>
              </w:rPr>
            </w:pPr>
          </w:p>
        </w:tc>
        <w:tc>
          <w:tcPr>
            <w:tcW w:w="1080" w:type="dxa"/>
          </w:tcPr>
          <w:p w14:paraId="4D37FA8F"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77941ECE"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0.061</w:t>
            </w:r>
          </w:p>
        </w:tc>
        <w:tc>
          <w:tcPr>
            <w:tcW w:w="742" w:type="dxa"/>
            <w:vAlign w:val="center"/>
            <w:hideMark/>
          </w:tcPr>
          <w:p w14:paraId="086EC365"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-0.008</w:t>
            </w:r>
          </w:p>
        </w:tc>
        <w:tc>
          <w:tcPr>
            <w:tcW w:w="742" w:type="dxa"/>
            <w:vAlign w:val="center"/>
            <w:hideMark/>
          </w:tcPr>
          <w:p w14:paraId="1C4AA53A"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0.245</w:t>
            </w:r>
          </w:p>
        </w:tc>
        <w:tc>
          <w:tcPr>
            <w:tcW w:w="742" w:type="dxa"/>
            <w:vAlign w:val="center"/>
            <w:hideMark/>
          </w:tcPr>
          <w:p w14:paraId="76B16A0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c>
          <w:tcPr>
            <w:tcW w:w="749" w:type="dxa"/>
            <w:vAlign w:val="center"/>
            <w:hideMark/>
          </w:tcPr>
          <w:p w14:paraId="0F3C6A3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-0.112</w:t>
            </w:r>
          </w:p>
        </w:tc>
      </w:tr>
      <w:tr w:rsidR="007E4943" w:rsidRPr="00B15CDE" w14:paraId="3B28D438"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7D28F9E" w14:textId="77777777" w:rsidR="007E4943" w:rsidRPr="00281DDB" w:rsidRDefault="007E4943" w:rsidP="0047700B">
            <w:pPr>
              <w:rPr>
                <w:rFonts w:ascii="Times New Roman" w:eastAsia="Times New Roman" w:hAnsi="Times New Roman" w:cs="Times New Roman"/>
              </w:rPr>
            </w:pPr>
          </w:p>
        </w:tc>
        <w:tc>
          <w:tcPr>
            <w:tcW w:w="1080" w:type="dxa"/>
          </w:tcPr>
          <w:p w14:paraId="63DCA146"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2223E475"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0.086</w:t>
            </w:r>
          </w:p>
        </w:tc>
        <w:tc>
          <w:tcPr>
            <w:tcW w:w="742" w:type="dxa"/>
            <w:vAlign w:val="center"/>
            <w:hideMark/>
          </w:tcPr>
          <w:p w14:paraId="560010C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0.012</w:t>
            </w:r>
          </w:p>
        </w:tc>
        <w:tc>
          <w:tcPr>
            <w:tcW w:w="742" w:type="dxa"/>
            <w:vAlign w:val="center"/>
            <w:hideMark/>
          </w:tcPr>
          <w:p w14:paraId="5B91806E"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0.245</w:t>
            </w:r>
          </w:p>
        </w:tc>
        <w:tc>
          <w:tcPr>
            <w:tcW w:w="742" w:type="dxa"/>
            <w:vAlign w:val="center"/>
            <w:hideMark/>
          </w:tcPr>
          <w:p w14:paraId="77F8F4B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-0.066</w:t>
            </w:r>
          </w:p>
        </w:tc>
        <w:tc>
          <w:tcPr>
            <w:tcW w:w="749" w:type="dxa"/>
            <w:vAlign w:val="center"/>
            <w:hideMark/>
          </w:tcPr>
          <w:p w14:paraId="24D215B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-0.062</w:t>
            </w:r>
          </w:p>
        </w:tc>
      </w:tr>
      <w:tr w:rsidR="007E4943" w:rsidRPr="00B15CDE" w14:paraId="172B5004"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28623359" w14:textId="77777777" w:rsidR="007E4943" w:rsidRPr="00281DDB" w:rsidRDefault="007E4943" w:rsidP="0047700B">
            <w:pPr>
              <w:rPr>
                <w:rFonts w:ascii="Times New Roman" w:eastAsia="Times New Roman" w:hAnsi="Times New Roman" w:cs="Times New Roman"/>
              </w:rPr>
            </w:pPr>
          </w:p>
        </w:tc>
        <w:tc>
          <w:tcPr>
            <w:tcW w:w="1080" w:type="dxa"/>
          </w:tcPr>
          <w:p w14:paraId="5A58B05A"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1772506D"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0.098</w:t>
            </w:r>
          </w:p>
        </w:tc>
        <w:tc>
          <w:tcPr>
            <w:tcW w:w="742" w:type="dxa"/>
            <w:vAlign w:val="center"/>
            <w:hideMark/>
          </w:tcPr>
          <w:p w14:paraId="1784366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0.023</w:t>
            </w:r>
          </w:p>
        </w:tc>
        <w:tc>
          <w:tcPr>
            <w:tcW w:w="742" w:type="dxa"/>
            <w:vAlign w:val="center"/>
            <w:hideMark/>
          </w:tcPr>
          <w:p w14:paraId="4626AD02"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0.226</w:t>
            </w:r>
          </w:p>
        </w:tc>
        <w:tc>
          <w:tcPr>
            <w:tcW w:w="742" w:type="dxa"/>
            <w:vAlign w:val="center"/>
            <w:hideMark/>
          </w:tcPr>
          <w:p w14:paraId="54C7FF0A"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-0.084</w:t>
            </w:r>
          </w:p>
        </w:tc>
        <w:tc>
          <w:tcPr>
            <w:tcW w:w="749" w:type="dxa"/>
            <w:vAlign w:val="center"/>
            <w:hideMark/>
          </w:tcPr>
          <w:p w14:paraId="17901041"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-0.026</w:t>
            </w:r>
          </w:p>
        </w:tc>
      </w:tr>
      <w:tr w:rsidR="007E4943" w:rsidRPr="00B15CDE" w14:paraId="1C40A7F5"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73A9677E"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44F435E6"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67C48C66"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0.097</w:t>
            </w:r>
          </w:p>
        </w:tc>
        <w:tc>
          <w:tcPr>
            <w:tcW w:w="742" w:type="dxa"/>
            <w:tcBorders>
              <w:bottom w:val="single" w:sz="4" w:space="0" w:color="auto"/>
            </w:tcBorders>
            <w:vAlign w:val="center"/>
            <w:hideMark/>
          </w:tcPr>
          <w:p w14:paraId="7A4B08B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0.037</w:t>
            </w:r>
          </w:p>
        </w:tc>
        <w:tc>
          <w:tcPr>
            <w:tcW w:w="742" w:type="dxa"/>
            <w:tcBorders>
              <w:bottom w:val="single" w:sz="4" w:space="0" w:color="auto"/>
            </w:tcBorders>
            <w:vAlign w:val="center"/>
            <w:hideMark/>
          </w:tcPr>
          <w:p w14:paraId="2B99F7EC"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0.210</w:t>
            </w:r>
          </w:p>
        </w:tc>
        <w:tc>
          <w:tcPr>
            <w:tcW w:w="742" w:type="dxa"/>
            <w:tcBorders>
              <w:bottom w:val="single" w:sz="4" w:space="0" w:color="auto"/>
            </w:tcBorders>
            <w:vAlign w:val="center"/>
            <w:hideMark/>
          </w:tcPr>
          <w:p w14:paraId="4CC8EF6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-0.116</w:t>
            </w:r>
          </w:p>
        </w:tc>
        <w:tc>
          <w:tcPr>
            <w:tcW w:w="749" w:type="dxa"/>
            <w:tcBorders>
              <w:bottom w:val="single" w:sz="4" w:space="0" w:color="auto"/>
            </w:tcBorders>
            <w:vAlign w:val="center"/>
            <w:hideMark/>
          </w:tcPr>
          <w:p w14:paraId="53960881"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0.079</w:t>
            </w:r>
          </w:p>
        </w:tc>
      </w:tr>
      <w:tr w:rsidR="007E4943" w:rsidRPr="00281DDB" w14:paraId="480D80C9"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189CEBBA" w14:textId="77777777" w:rsidR="007E4943" w:rsidRDefault="007E4943" w:rsidP="0047700B">
            <w:pPr>
              <w:rPr>
                <w:rFonts w:ascii="Helvetica Neue" w:eastAsia="Times New Roman" w:hAnsi="Helvetica Neue" w:cs="Times New Roman"/>
                <w:b/>
                <w:bCs/>
                <w:i w:val="0"/>
                <w:iCs w:val="0"/>
                <w:color w:val="000000"/>
                <w:sz w:val="15"/>
                <w:szCs w:val="15"/>
              </w:rPr>
            </w:pPr>
            <w:r w:rsidRPr="00281DDB">
              <w:rPr>
                <w:rFonts w:ascii="Helvetica Neue" w:eastAsia="Times New Roman" w:hAnsi="Helvetica Neue" w:cs="Times New Roman"/>
                <w:b/>
                <w:bCs/>
                <w:color w:val="000000"/>
                <w:sz w:val="15"/>
                <w:szCs w:val="15"/>
              </w:rPr>
              <w:t>PET</w:t>
            </w:r>
            <w:r>
              <w:rPr>
                <w:rFonts w:ascii="Helvetica Neue" w:eastAsia="Times New Roman" w:hAnsi="Helvetica Neue" w:cs="Times New Roman"/>
                <w:b/>
                <w:bCs/>
                <w:color w:val="000000"/>
                <w:sz w:val="15"/>
                <w:szCs w:val="15"/>
              </w:rPr>
              <w:t xml:space="preserve"> of the Wettest Quarter</w:t>
            </w:r>
          </w:p>
          <w:p w14:paraId="570BEFF2"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(PET.W)</w:t>
            </w:r>
          </w:p>
          <w:p w14:paraId="00010BA8" w14:textId="77777777" w:rsidR="007E4943" w:rsidRPr="00281DDB" w:rsidRDefault="007E4943" w:rsidP="0047700B">
            <w:pPr>
              <w:rPr>
                <w:rFonts w:ascii="Times New Roman" w:eastAsia="Times New Roman" w:hAnsi="Times New Roman" w:cs="Times New Roman"/>
              </w:rPr>
            </w:pPr>
          </w:p>
        </w:tc>
        <w:tc>
          <w:tcPr>
            <w:tcW w:w="1080" w:type="dxa"/>
            <w:tcBorders>
              <w:top w:val="single" w:sz="4" w:space="0" w:color="auto"/>
            </w:tcBorders>
          </w:tcPr>
          <w:p w14:paraId="4328DF5B"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120D9029"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0.169</w:t>
            </w:r>
          </w:p>
        </w:tc>
        <w:tc>
          <w:tcPr>
            <w:tcW w:w="742" w:type="dxa"/>
            <w:tcBorders>
              <w:top w:val="single" w:sz="4" w:space="0" w:color="auto"/>
            </w:tcBorders>
            <w:vAlign w:val="center"/>
            <w:hideMark/>
          </w:tcPr>
          <w:p w14:paraId="2D603E07"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2" w:type="dxa"/>
            <w:tcBorders>
              <w:top w:val="single" w:sz="4" w:space="0" w:color="auto"/>
            </w:tcBorders>
            <w:vAlign w:val="center"/>
            <w:hideMark/>
          </w:tcPr>
          <w:p w14:paraId="603850C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-0.126</w:t>
            </w:r>
          </w:p>
        </w:tc>
        <w:tc>
          <w:tcPr>
            <w:tcW w:w="742" w:type="dxa"/>
            <w:tcBorders>
              <w:top w:val="single" w:sz="4" w:space="0" w:color="auto"/>
            </w:tcBorders>
            <w:vAlign w:val="center"/>
            <w:hideMark/>
          </w:tcPr>
          <w:p w14:paraId="6B80ECDD"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0.086</w:t>
            </w:r>
          </w:p>
        </w:tc>
        <w:tc>
          <w:tcPr>
            <w:tcW w:w="749" w:type="dxa"/>
            <w:tcBorders>
              <w:top w:val="single" w:sz="4" w:space="0" w:color="auto"/>
            </w:tcBorders>
            <w:vAlign w:val="center"/>
            <w:hideMark/>
          </w:tcPr>
          <w:p w14:paraId="4C0BC80E"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-0.123</w:t>
            </w:r>
          </w:p>
        </w:tc>
      </w:tr>
      <w:tr w:rsidR="007E4943" w:rsidRPr="00281DDB" w14:paraId="43F49360"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912800D" w14:textId="77777777" w:rsidR="007E4943" w:rsidRPr="00281DDB" w:rsidRDefault="007E4943" w:rsidP="0047700B">
            <w:pPr>
              <w:rPr>
                <w:rFonts w:ascii="Times New Roman" w:eastAsia="Times New Roman" w:hAnsi="Times New Roman" w:cs="Times New Roman"/>
              </w:rPr>
            </w:pPr>
          </w:p>
        </w:tc>
        <w:tc>
          <w:tcPr>
            <w:tcW w:w="1080" w:type="dxa"/>
          </w:tcPr>
          <w:p w14:paraId="65C7552D"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2B1B931D"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0.186</w:t>
            </w:r>
          </w:p>
        </w:tc>
        <w:tc>
          <w:tcPr>
            <w:tcW w:w="742" w:type="dxa"/>
            <w:vAlign w:val="center"/>
            <w:hideMark/>
          </w:tcPr>
          <w:p w14:paraId="5BE78B5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-0.067</w:t>
            </w:r>
          </w:p>
        </w:tc>
        <w:tc>
          <w:tcPr>
            <w:tcW w:w="742" w:type="dxa"/>
            <w:vAlign w:val="center"/>
            <w:hideMark/>
          </w:tcPr>
          <w:p w14:paraId="5CDA41BB"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-0.125</w:t>
            </w:r>
          </w:p>
        </w:tc>
        <w:tc>
          <w:tcPr>
            <w:tcW w:w="742" w:type="dxa"/>
            <w:vAlign w:val="center"/>
            <w:hideMark/>
          </w:tcPr>
          <w:p w14:paraId="3C187FB2"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0.021</w:t>
            </w:r>
          </w:p>
        </w:tc>
        <w:tc>
          <w:tcPr>
            <w:tcW w:w="749" w:type="dxa"/>
            <w:vAlign w:val="center"/>
            <w:hideMark/>
          </w:tcPr>
          <w:p w14:paraId="12E7A490"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-0.032</w:t>
            </w:r>
          </w:p>
        </w:tc>
      </w:tr>
      <w:tr w:rsidR="007E4943" w:rsidRPr="00281DDB" w14:paraId="30CBC8F3"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8C6A5BD" w14:textId="77777777" w:rsidR="007E4943" w:rsidRPr="00281DDB" w:rsidRDefault="007E4943" w:rsidP="0047700B">
            <w:pPr>
              <w:rPr>
                <w:rFonts w:ascii="Times New Roman" w:eastAsia="Times New Roman" w:hAnsi="Times New Roman" w:cs="Times New Roman"/>
              </w:rPr>
            </w:pPr>
          </w:p>
        </w:tc>
        <w:tc>
          <w:tcPr>
            <w:tcW w:w="1080" w:type="dxa"/>
          </w:tcPr>
          <w:p w14:paraId="17D111AA"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4A9F5D9B"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0.188</w:t>
            </w:r>
          </w:p>
        </w:tc>
        <w:tc>
          <w:tcPr>
            <w:tcW w:w="742" w:type="dxa"/>
            <w:vAlign w:val="center"/>
            <w:hideMark/>
          </w:tcPr>
          <w:p w14:paraId="5ED6DBA6"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-0.062</w:t>
            </w:r>
          </w:p>
        </w:tc>
        <w:tc>
          <w:tcPr>
            <w:tcW w:w="742" w:type="dxa"/>
            <w:vAlign w:val="center"/>
            <w:hideMark/>
          </w:tcPr>
          <w:p w14:paraId="73B54F0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-0.127</w:t>
            </w:r>
          </w:p>
        </w:tc>
        <w:tc>
          <w:tcPr>
            <w:tcW w:w="742" w:type="dxa"/>
            <w:vAlign w:val="center"/>
            <w:hideMark/>
          </w:tcPr>
          <w:p w14:paraId="0DA6F7E6"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0.004</w:t>
            </w:r>
          </w:p>
        </w:tc>
        <w:tc>
          <w:tcPr>
            <w:tcW w:w="749" w:type="dxa"/>
            <w:vAlign w:val="center"/>
            <w:hideMark/>
          </w:tcPr>
          <w:p w14:paraId="5980F95C"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0.002</w:t>
            </w:r>
          </w:p>
        </w:tc>
      </w:tr>
      <w:tr w:rsidR="007E4943" w:rsidRPr="00281DDB" w14:paraId="2AAA9E5D"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4E8CE13" w14:textId="77777777" w:rsidR="007E4943" w:rsidRPr="00281DDB" w:rsidRDefault="007E4943" w:rsidP="0047700B">
            <w:pPr>
              <w:rPr>
                <w:rFonts w:ascii="Times New Roman" w:eastAsia="Times New Roman" w:hAnsi="Times New Roman" w:cs="Times New Roman"/>
              </w:rPr>
            </w:pPr>
          </w:p>
        </w:tc>
        <w:tc>
          <w:tcPr>
            <w:tcW w:w="1080" w:type="dxa"/>
          </w:tcPr>
          <w:p w14:paraId="4236606E"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3B1E3846"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0.189</w:t>
            </w:r>
          </w:p>
        </w:tc>
        <w:tc>
          <w:tcPr>
            <w:tcW w:w="742" w:type="dxa"/>
            <w:vAlign w:val="center"/>
            <w:hideMark/>
          </w:tcPr>
          <w:p w14:paraId="1161A6E1"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-0.055</w:t>
            </w:r>
          </w:p>
        </w:tc>
        <w:tc>
          <w:tcPr>
            <w:tcW w:w="742" w:type="dxa"/>
            <w:vAlign w:val="center"/>
            <w:hideMark/>
          </w:tcPr>
          <w:p w14:paraId="6A4BCA38"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-0.125</w:t>
            </w:r>
          </w:p>
        </w:tc>
        <w:tc>
          <w:tcPr>
            <w:tcW w:w="742" w:type="dxa"/>
            <w:vAlign w:val="center"/>
            <w:hideMark/>
          </w:tcPr>
          <w:p w14:paraId="7899C74B"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-0.016</w:t>
            </w:r>
          </w:p>
        </w:tc>
        <w:tc>
          <w:tcPr>
            <w:tcW w:w="749" w:type="dxa"/>
            <w:vAlign w:val="center"/>
            <w:hideMark/>
          </w:tcPr>
          <w:p w14:paraId="3E7F793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0.037</w:t>
            </w:r>
          </w:p>
        </w:tc>
      </w:tr>
      <w:tr w:rsidR="007E4943" w:rsidRPr="00281DDB" w14:paraId="14C6A992" w14:textId="77777777" w:rsidTr="00366998">
        <w:trPr>
          <w:trHeight w:val="180"/>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6E8A24AF"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44AE31AE"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69B4AD7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0.178</w:t>
            </w:r>
          </w:p>
        </w:tc>
        <w:tc>
          <w:tcPr>
            <w:tcW w:w="742" w:type="dxa"/>
            <w:tcBorders>
              <w:bottom w:val="single" w:sz="4" w:space="0" w:color="auto"/>
            </w:tcBorders>
            <w:vAlign w:val="center"/>
            <w:hideMark/>
          </w:tcPr>
          <w:p w14:paraId="536F6C1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-0.038</w:t>
            </w:r>
          </w:p>
        </w:tc>
        <w:tc>
          <w:tcPr>
            <w:tcW w:w="742" w:type="dxa"/>
            <w:tcBorders>
              <w:bottom w:val="single" w:sz="4" w:space="0" w:color="auto"/>
            </w:tcBorders>
            <w:vAlign w:val="center"/>
            <w:hideMark/>
          </w:tcPr>
          <w:p w14:paraId="7493BC7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-0.111</w:t>
            </w:r>
          </w:p>
        </w:tc>
        <w:tc>
          <w:tcPr>
            <w:tcW w:w="742" w:type="dxa"/>
            <w:tcBorders>
              <w:bottom w:val="single" w:sz="4" w:space="0" w:color="auto"/>
            </w:tcBorders>
            <w:vAlign w:val="center"/>
            <w:hideMark/>
          </w:tcPr>
          <w:p w14:paraId="62B163CA"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-0.061</w:t>
            </w:r>
          </w:p>
        </w:tc>
        <w:tc>
          <w:tcPr>
            <w:tcW w:w="749" w:type="dxa"/>
            <w:tcBorders>
              <w:bottom w:val="single" w:sz="4" w:space="0" w:color="auto"/>
            </w:tcBorders>
            <w:vAlign w:val="center"/>
            <w:hideMark/>
          </w:tcPr>
          <w:p w14:paraId="4A4E185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0.139</w:t>
            </w:r>
          </w:p>
        </w:tc>
      </w:tr>
      <w:tr w:rsidR="007E4943" w:rsidRPr="00281DDB" w14:paraId="40B088AA"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77782835" w14:textId="77777777" w:rsidR="007E4943" w:rsidRDefault="007E4943" w:rsidP="0047700B">
            <w:pPr>
              <w:rPr>
                <w:rFonts w:ascii="Helvetica Neue" w:eastAsia="Times New Roman" w:hAnsi="Helvetica Neue" w:cs="Times New Roman"/>
                <w:b/>
                <w:bCs/>
                <w:i w:val="0"/>
                <w:iCs w:val="0"/>
                <w:color w:val="000000"/>
                <w:sz w:val="15"/>
                <w:szCs w:val="15"/>
              </w:rPr>
            </w:pPr>
            <w:r>
              <w:rPr>
                <w:rFonts w:ascii="Helvetica Neue" w:eastAsia="Times New Roman" w:hAnsi="Helvetica Neue" w:cs="Times New Roman"/>
                <w:b/>
                <w:bCs/>
                <w:color w:val="000000"/>
                <w:sz w:val="15"/>
                <w:szCs w:val="15"/>
              </w:rPr>
              <w:t>PET of the Driest Quarter</w:t>
            </w:r>
          </w:p>
          <w:p w14:paraId="57AB8106"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(PET.D)</w:t>
            </w:r>
          </w:p>
        </w:tc>
        <w:tc>
          <w:tcPr>
            <w:tcW w:w="1080" w:type="dxa"/>
            <w:tcBorders>
              <w:top w:val="single" w:sz="4" w:space="0" w:color="auto"/>
            </w:tcBorders>
          </w:tcPr>
          <w:p w14:paraId="6981A21D"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2D3511B2"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0.006</w:t>
            </w:r>
          </w:p>
        </w:tc>
        <w:tc>
          <w:tcPr>
            <w:tcW w:w="742" w:type="dxa"/>
            <w:tcBorders>
              <w:top w:val="single" w:sz="4" w:space="0" w:color="auto"/>
            </w:tcBorders>
            <w:vAlign w:val="center"/>
            <w:hideMark/>
          </w:tcPr>
          <w:p w14:paraId="67F4A75D" w14:textId="77777777" w:rsidR="007E4943" w:rsidRPr="002D238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-0.230</w:t>
            </w:r>
          </w:p>
        </w:tc>
        <w:tc>
          <w:tcPr>
            <w:tcW w:w="742" w:type="dxa"/>
            <w:tcBorders>
              <w:top w:val="single" w:sz="4" w:space="0" w:color="auto"/>
            </w:tcBorders>
            <w:vAlign w:val="center"/>
            <w:hideMark/>
          </w:tcPr>
          <w:p w14:paraId="2FC5827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0.089</w:t>
            </w:r>
          </w:p>
        </w:tc>
        <w:tc>
          <w:tcPr>
            <w:tcW w:w="742" w:type="dxa"/>
            <w:tcBorders>
              <w:top w:val="single" w:sz="4" w:space="0" w:color="auto"/>
            </w:tcBorders>
            <w:vAlign w:val="center"/>
            <w:hideMark/>
          </w:tcPr>
          <w:p w14:paraId="472BB7D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0.066</w:t>
            </w:r>
          </w:p>
        </w:tc>
        <w:tc>
          <w:tcPr>
            <w:tcW w:w="749" w:type="dxa"/>
            <w:tcBorders>
              <w:top w:val="single" w:sz="4" w:space="0" w:color="auto"/>
            </w:tcBorders>
            <w:vAlign w:val="center"/>
            <w:hideMark/>
          </w:tcPr>
          <w:p w14:paraId="7339C445"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-0.222</w:t>
            </w:r>
          </w:p>
        </w:tc>
      </w:tr>
      <w:tr w:rsidR="007E4943" w:rsidRPr="00281DDB" w14:paraId="20936621"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F77A6B1" w14:textId="77777777" w:rsidR="007E4943" w:rsidRPr="00281DDB" w:rsidRDefault="007E4943" w:rsidP="0047700B">
            <w:pPr>
              <w:rPr>
                <w:rFonts w:ascii="Times New Roman" w:eastAsia="Times New Roman" w:hAnsi="Times New Roman" w:cs="Times New Roman"/>
              </w:rPr>
            </w:pPr>
          </w:p>
        </w:tc>
        <w:tc>
          <w:tcPr>
            <w:tcW w:w="1080" w:type="dxa"/>
          </w:tcPr>
          <w:p w14:paraId="3C42B256"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65C06581"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0.003</w:t>
            </w:r>
          </w:p>
        </w:tc>
        <w:tc>
          <w:tcPr>
            <w:tcW w:w="742" w:type="dxa"/>
            <w:vAlign w:val="center"/>
            <w:hideMark/>
          </w:tcPr>
          <w:p w14:paraId="21030505" w14:textId="77777777" w:rsidR="007E4943" w:rsidRPr="002D238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-0.248</w:t>
            </w:r>
          </w:p>
        </w:tc>
        <w:tc>
          <w:tcPr>
            <w:tcW w:w="742" w:type="dxa"/>
            <w:vAlign w:val="center"/>
            <w:hideMark/>
          </w:tcPr>
          <w:p w14:paraId="0BE44DA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0.133</w:t>
            </w:r>
          </w:p>
        </w:tc>
        <w:tc>
          <w:tcPr>
            <w:tcW w:w="742" w:type="dxa"/>
            <w:vAlign w:val="center"/>
            <w:hideMark/>
          </w:tcPr>
          <w:p w14:paraId="508412C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-0.054</w:t>
            </w:r>
          </w:p>
        </w:tc>
        <w:tc>
          <w:tcPr>
            <w:tcW w:w="749" w:type="dxa"/>
            <w:vAlign w:val="center"/>
            <w:hideMark/>
          </w:tcPr>
          <w:p w14:paraId="75D03F17"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-0.078</w:t>
            </w:r>
          </w:p>
        </w:tc>
      </w:tr>
      <w:tr w:rsidR="007E4943" w:rsidRPr="00281DDB" w14:paraId="4C4D51B5"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51C1CD9D" w14:textId="77777777" w:rsidR="007E4943" w:rsidRPr="00281DDB" w:rsidRDefault="007E4943" w:rsidP="0047700B">
            <w:pPr>
              <w:rPr>
                <w:rFonts w:ascii="Times New Roman" w:eastAsia="Times New Roman" w:hAnsi="Times New Roman" w:cs="Times New Roman"/>
              </w:rPr>
            </w:pPr>
          </w:p>
        </w:tc>
        <w:tc>
          <w:tcPr>
            <w:tcW w:w="1080" w:type="dxa"/>
          </w:tcPr>
          <w:p w14:paraId="12F9E0C5"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1730AC27"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-0.004</w:t>
            </w:r>
          </w:p>
        </w:tc>
        <w:tc>
          <w:tcPr>
            <w:tcW w:w="742" w:type="dxa"/>
            <w:vAlign w:val="center"/>
            <w:hideMark/>
          </w:tcPr>
          <w:p w14:paraId="41490BB1" w14:textId="77777777" w:rsidR="007E4943" w:rsidRPr="002D238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-0.246</w:t>
            </w:r>
          </w:p>
        </w:tc>
        <w:tc>
          <w:tcPr>
            <w:tcW w:w="742" w:type="dxa"/>
            <w:vAlign w:val="center"/>
            <w:hideMark/>
          </w:tcPr>
          <w:p w14:paraId="2A524FA2"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0.136</w:t>
            </w:r>
          </w:p>
        </w:tc>
        <w:tc>
          <w:tcPr>
            <w:tcW w:w="742" w:type="dxa"/>
            <w:vAlign w:val="center"/>
            <w:hideMark/>
          </w:tcPr>
          <w:p w14:paraId="32C5B48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-0.089</w:t>
            </w:r>
          </w:p>
        </w:tc>
        <w:tc>
          <w:tcPr>
            <w:tcW w:w="749" w:type="dxa"/>
            <w:vAlign w:val="center"/>
            <w:hideMark/>
          </w:tcPr>
          <w:p w14:paraId="65AB34C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-0.027</w:t>
            </w:r>
          </w:p>
        </w:tc>
      </w:tr>
      <w:tr w:rsidR="007E4943" w:rsidRPr="00281DDB" w14:paraId="0E17D491"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D445FB3" w14:textId="77777777" w:rsidR="007E4943" w:rsidRPr="00281DDB" w:rsidRDefault="007E4943" w:rsidP="0047700B">
            <w:pPr>
              <w:rPr>
                <w:rFonts w:ascii="Times New Roman" w:eastAsia="Times New Roman" w:hAnsi="Times New Roman" w:cs="Times New Roman"/>
              </w:rPr>
            </w:pPr>
          </w:p>
        </w:tc>
        <w:tc>
          <w:tcPr>
            <w:tcW w:w="1080" w:type="dxa"/>
          </w:tcPr>
          <w:p w14:paraId="531832CA"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6261444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-0.008</w:t>
            </w:r>
          </w:p>
        </w:tc>
        <w:tc>
          <w:tcPr>
            <w:tcW w:w="742" w:type="dxa"/>
            <w:vAlign w:val="center"/>
            <w:hideMark/>
          </w:tcPr>
          <w:p w14:paraId="488529EA" w14:textId="77777777" w:rsidR="007E4943" w:rsidRPr="002D238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-0.230</w:t>
            </w:r>
          </w:p>
        </w:tc>
        <w:tc>
          <w:tcPr>
            <w:tcW w:w="742" w:type="dxa"/>
            <w:vAlign w:val="center"/>
            <w:hideMark/>
          </w:tcPr>
          <w:p w14:paraId="37A5D2D8"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0.133</w:t>
            </w:r>
          </w:p>
        </w:tc>
        <w:tc>
          <w:tcPr>
            <w:tcW w:w="742" w:type="dxa"/>
            <w:vAlign w:val="center"/>
            <w:hideMark/>
          </w:tcPr>
          <w:p w14:paraId="6F96845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-0.129</w:t>
            </w:r>
          </w:p>
        </w:tc>
        <w:tc>
          <w:tcPr>
            <w:tcW w:w="749" w:type="dxa"/>
            <w:vAlign w:val="center"/>
            <w:hideMark/>
          </w:tcPr>
          <w:p w14:paraId="7C5F7EE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r>
      <w:tr w:rsidR="007E4943" w:rsidRPr="00281DDB" w14:paraId="7F146208"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43427AFE"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68754494"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75D4C797"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-0.032</w:t>
            </w:r>
          </w:p>
        </w:tc>
        <w:tc>
          <w:tcPr>
            <w:tcW w:w="742" w:type="dxa"/>
            <w:tcBorders>
              <w:bottom w:val="single" w:sz="4" w:space="0" w:color="auto"/>
            </w:tcBorders>
            <w:vAlign w:val="center"/>
            <w:hideMark/>
          </w:tcPr>
          <w:p w14:paraId="7EF9E649"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-0.178</w:t>
            </w:r>
          </w:p>
        </w:tc>
        <w:tc>
          <w:tcPr>
            <w:tcW w:w="742" w:type="dxa"/>
            <w:tcBorders>
              <w:bottom w:val="single" w:sz="4" w:space="0" w:color="auto"/>
            </w:tcBorders>
            <w:vAlign w:val="center"/>
            <w:hideMark/>
          </w:tcPr>
          <w:p w14:paraId="5404773A"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0.106</w:t>
            </w:r>
          </w:p>
        </w:tc>
        <w:tc>
          <w:tcPr>
            <w:tcW w:w="742" w:type="dxa"/>
            <w:tcBorders>
              <w:bottom w:val="single" w:sz="4" w:space="0" w:color="auto"/>
            </w:tcBorders>
            <w:vAlign w:val="center"/>
            <w:hideMark/>
          </w:tcPr>
          <w:p w14:paraId="4A5EDDE3"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-0.2</w:t>
            </w:r>
            <w:r>
              <w:rPr>
                <w:rFonts w:ascii="Helvetica Neue" w:eastAsia="Times New Roman" w:hAnsi="Helvetica Neue" w:cs="Times New Roman"/>
                <w:color w:val="000000"/>
                <w:sz w:val="15"/>
                <w:szCs w:val="15"/>
              </w:rPr>
              <w:t>00</w:t>
            </w:r>
          </w:p>
        </w:tc>
        <w:tc>
          <w:tcPr>
            <w:tcW w:w="749" w:type="dxa"/>
            <w:tcBorders>
              <w:bottom w:val="single" w:sz="4" w:space="0" w:color="auto"/>
            </w:tcBorders>
            <w:vAlign w:val="center"/>
            <w:hideMark/>
          </w:tcPr>
          <w:p w14:paraId="347323E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0.153</w:t>
            </w:r>
          </w:p>
        </w:tc>
      </w:tr>
      <w:tr w:rsidR="007E4943" w:rsidRPr="00281DDB" w14:paraId="4477C7A7" w14:textId="77777777" w:rsidTr="00366998">
        <w:trPr>
          <w:trHeight w:val="180"/>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7F7F7F" w:themeColor="text1" w:themeTint="80"/>
            </w:tcBorders>
            <w:vAlign w:val="center"/>
            <w:hideMark/>
          </w:tcPr>
          <w:p w14:paraId="5A1B4D2E" w14:textId="4FB2078C" w:rsidR="007E4943" w:rsidRPr="00281DDB" w:rsidRDefault="007E4943" w:rsidP="003F3722">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Climatic</w:t>
            </w:r>
            <w:r>
              <w:rPr>
                <w:rFonts w:ascii="Helvetica Neue" w:eastAsia="Times New Roman" w:hAnsi="Helvetica Neue" w:cs="Times New Roman"/>
                <w:b/>
                <w:bCs/>
                <w:color w:val="000000"/>
                <w:sz w:val="15"/>
                <w:szCs w:val="15"/>
              </w:rPr>
              <w:t xml:space="preserve"> </w:t>
            </w:r>
            <w:r w:rsidRPr="00281DDB">
              <w:rPr>
                <w:rFonts w:ascii="Helvetica Neue" w:eastAsia="Times New Roman" w:hAnsi="Helvetica Neue" w:cs="Times New Roman"/>
                <w:b/>
                <w:bCs/>
                <w:color w:val="000000"/>
                <w:sz w:val="15"/>
                <w:szCs w:val="15"/>
              </w:rPr>
              <w:t>Moisture</w:t>
            </w:r>
            <w:r>
              <w:rPr>
                <w:rFonts w:ascii="Helvetica Neue" w:eastAsia="Times New Roman" w:hAnsi="Helvetica Neue" w:cs="Times New Roman"/>
                <w:b/>
                <w:bCs/>
                <w:color w:val="000000"/>
                <w:sz w:val="15"/>
                <w:szCs w:val="15"/>
              </w:rPr>
              <w:t xml:space="preserve"> (CM)</w:t>
            </w:r>
          </w:p>
          <w:p w14:paraId="646CCE07" w14:textId="77777777" w:rsidR="007E4943" w:rsidRPr="00281DDB" w:rsidRDefault="007E4943" w:rsidP="003F3722">
            <w:pPr>
              <w:rPr>
                <w:rFonts w:ascii="Times New Roman" w:eastAsia="Times New Roman" w:hAnsi="Times New Roman" w:cs="Times New Roman"/>
              </w:rPr>
            </w:pPr>
          </w:p>
        </w:tc>
        <w:tc>
          <w:tcPr>
            <w:tcW w:w="1080" w:type="dxa"/>
            <w:tcBorders>
              <w:top w:val="single" w:sz="4" w:space="0" w:color="7F7F7F" w:themeColor="text1" w:themeTint="80"/>
            </w:tcBorders>
          </w:tcPr>
          <w:p w14:paraId="3D28C719"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7F7F7F" w:themeColor="text1" w:themeTint="80"/>
            </w:tcBorders>
            <w:vAlign w:val="center"/>
            <w:hideMark/>
          </w:tcPr>
          <w:p w14:paraId="606ADAC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0.129</w:t>
            </w:r>
          </w:p>
        </w:tc>
        <w:tc>
          <w:tcPr>
            <w:tcW w:w="742" w:type="dxa"/>
            <w:tcBorders>
              <w:top w:val="single" w:sz="4" w:space="0" w:color="7F7F7F" w:themeColor="text1" w:themeTint="80"/>
            </w:tcBorders>
            <w:vAlign w:val="center"/>
            <w:hideMark/>
          </w:tcPr>
          <w:p w14:paraId="7E57F62E"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-0.176</w:t>
            </w:r>
          </w:p>
        </w:tc>
        <w:tc>
          <w:tcPr>
            <w:tcW w:w="742" w:type="dxa"/>
            <w:tcBorders>
              <w:top w:val="single" w:sz="4" w:space="0" w:color="7F7F7F" w:themeColor="text1" w:themeTint="80"/>
            </w:tcBorders>
            <w:vAlign w:val="center"/>
            <w:hideMark/>
          </w:tcPr>
          <w:p w14:paraId="0F8C4683"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-0.043</w:t>
            </w:r>
          </w:p>
        </w:tc>
        <w:tc>
          <w:tcPr>
            <w:tcW w:w="742" w:type="dxa"/>
            <w:tcBorders>
              <w:top w:val="single" w:sz="4" w:space="0" w:color="7F7F7F" w:themeColor="text1" w:themeTint="80"/>
            </w:tcBorders>
            <w:vAlign w:val="center"/>
            <w:hideMark/>
          </w:tcPr>
          <w:p w14:paraId="1379D68D"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0.103</w:t>
            </w:r>
          </w:p>
        </w:tc>
        <w:tc>
          <w:tcPr>
            <w:tcW w:w="749" w:type="dxa"/>
            <w:tcBorders>
              <w:top w:val="single" w:sz="4" w:space="0" w:color="7F7F7F" w:themeColor="text1" w:themeTint="80"/>
            </w:tcBorders>
            <w:vAlign w:val="center"/>
            <w:hideMark/>
          </w:tcPr>
          <w:p w14:paraId="44289339"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-0.192</w:t>
            </w:r>
          </w:p>
        </w:tc>
      </w:tr>
      <w:tr w:rsidR="007E4943" w:rsidRPr="00281DDB" w14:paraId="2F951972"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2332284" w14:textId="77777777" w:rsidR="007E4943" w:rsidRPr="00281DDB" w:rsidRDefault="007E4943" w:rsidP="003F3722">
            <w:pPr>
              <w:rPr>
                <w:rFonts w:ascii="Times New Roman" w:eastAsia="Times New Roman" w:hAnsi="Times New Roman" w:cs="Times New Roman"/>
              </w:rPr>
            </w:pPr>
          </w:p>
        </w:tc>
        <w:tc>
          <w:tcPr>
            <w:tcW w:w="1080" w:type="dxa"/>
          </w:tcPr>
          <w:p w14:paraId="3EBFFB6B"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661D0D10"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0.159</w:t>
            </w:r>
          </w:p>
        </w:tc>
        <w:tc>
          <w:tcPr>
            <w:tcW w:w="742" w:type="dxa"/>
            <w:vAlign w:val="center"/>
            <w:hideMark/>
          </w:tcPr>
          <w:p w14:paraId="038B0CD0"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-0.182</w:t>
            </w:r>
          </w:p>
        </w:tc>
        <w:tc>
          <w:tcPr>
            <w:tcW w:w="742" w:type="dxa"/>
            <w:vAlign w:val="center"/>
            <w:hideMark/>
          </w:tcPr>
          <w:p w14:paraId="08772D8E"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-0.038</w:t>
            </w:r>
          </w:p>
        </w:tc>
        <w:tc>
          <w:tcPr>
            <w:tcW w:w="742" w:type="dxa"/>
            <w:vAlign w:val="center"/>
            <w:hideMark/>
          </w:tcPr>
          <w:p w14:paraId="5F1B5795"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w:t>
            </w:r>
            <w:r>
              <w:rPr>
                <w:rFonts w:ascii="Helvetica Neue" w:eastAsia="Times New Roman" w:hAnsi="Helvetica Neue" w:cs="Times New Roman"/>
                <w:color w:val="000000"/>
                <w:sz w:val="15"/>
                <w:szCs w:val="15"/>
              </w:rPr>
              <w:t>0</w:t>
            </w:r>
          </w:p>
        </w:tc>
        <w:tc>
          <w:tcPr>
            <w:tcW w:w="749" w:type="dxa"/>
            <w:vAlign w:val="center"/>
            <w:hideMark/>
          </w:tcPr>
          <w:p w14:paraId="36FBD568"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-0.056</w:t>
            </w:r>
          </w:p>
        </w:tc>
      </w:tr>
      <w:tr w:rsidR="007E4943" w:rsidRPr="00281DDB" w14:paraId="785F9474"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5FDEA2F" w14:textId="77777777" w:rsidR="007E4943" w:rsidRPr="00281DDB" w:rsidRDefault="007E4943" w:rsidP="003F3722">
            <w:pPr>
              <w:rPr>
                <w:rFonts w:ascii="Times New Roman" w:eastAsia="Times New Roman" w:hAnsi="Times New Roman" w:cs="Times New Roman"/>
              </w:rPr>
            </w:pPr>
          </w:p>
        </w:tc>
        <w:tc>
          <w:tcPr>
            <w:tcW w:w="1080" w:type="dxa"/>
          </w:tcPr>
          <w:p w14:paraId="790DB04A"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1D30EEF6"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0.166</w:t>
            </w:r>
          </w:p>
        </w:tc>
        <w:tc>
          <w:tcPr>
            <w:tcW w:w="742" w:type="dxa"/>
            <w:vAlign w:val="center"/>
            <w:hideMark/>
          </w:tcPr>
          <w:p w14:paraId="794C1261"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-0.176</w:t>
            </w:r>
          </w:p>
        </w:tc>
        <w:tc>
          <w:tcPr>
            <w:tcW w:w="742" w:type="dxa"/>
            <w:vAlign w:val="center"/>
            <w:hideMark/>
          </w:tcPr>
          <w:p w14:paraId="766A0A39"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-0.041</w:t>
            </w:r>
          </w:p>
        </w:tc>
        <w:tc>
          <w:tcPr>
            <w:tcW w:w="742" w:type="dxa"/>
            <w:vAlign w:val="center"/>
            <w:hideMark/>
          </w:tcPr>
          <w:p w14:paraId="5D1717A1"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c>
          <w:tcPr>
            <w:tcW w:w="749" w:type="dxa"/>
            <w:vAlign w:val="center"/>
            <w:hideMark/>
          </w:tcPr>
          <w:p w14:paraId="59F25D1E"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-0.003</w:t>
            </w:r>
          </w:p>
        </w:tc>
      </w:tr>
      <w:tr w:rsidR="007E4943" w:rsidRPr="00281DDB" w14:paraId="6DB8B35F"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5CF1B55" w14:textId="77777777" w:rsidR="007E4943" w:rsidRPr="00281DDB" w:rsidRDefault="007E4943" w:rsidP="003F3722">
            <w:pPr>
              <w:rPr>
                <w:rFonts w:ascii="Times New Roman" w:eastAsia="Times New Roman" w:hAnsi="Times New Roman" w:cs="Times New Roman"/>
              </w:rPr>
            </w:pPr>
          </w:p>
        </w:tc>
        <w:tc>
          <w:tcPr>
            <w:tcW w:w="1080" w:type="dxa"/>
          </w:tcPr>
          <w:p w14:paraId="755842A6"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5601D20A"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0.168</w:t>
            </w:r>
          </w:p>
        </w:tc>
        <w:tc>
          <w:tcPr>
            <w:tcW w:w="742" w:type="dxa"/>
            <w:vAlign w:val="center"/>
            <w:hideMark/>
          </w:tcPr>
          <w:p w14:paraId="1EE3ADAA"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-0.161</w:t>
            </w:r>
          </w:p>
        </w:tc>
        <w:tc>
          <w:tcPr>
            <w:tcW w:w="742" w:type="dxa"/>
            <w:vAlign w:val="center"/>
            <w:hideMark/>
          </w:tcPr>
          <w:p w14:paraId="1F8A190B"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-0.042</w:t>
            </w:r>
          </w:p>
        </w:tc>
        <w:tc>
          <w:tcPr>
            <w:tcW w:w="742" w:type="dxa"/>
            <w:vAlign w:val="center"/>
            <w:hideMark/>
          </w:tcPr>
          <w:p w14:paraId="0FEF7D03"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-0.066</w:t>
            </w:r>
          </w:p>
        </w:tc>
        <w:tc>
          <w:tcPr>
            <w:tcW w:w="749" w:type="dxa"/>
            <w:vAlign w:val="center"/>
            <w:hideMark/>
          </w:tcPr>
          <w:p w14:paraId="719B9089"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0.057</w:t>
            </w:r>
          </w:p>
        </w:tc>
      </w:tr>
      <w:tr w:rsidR="007E4943" w:rsidRPr="00281DDB" w14:paraId="53710310"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61C64403" w14:textId="77777777" w:rsidR="007E4943" w:rsidRPr="00281DDB" w:rsidRDefault="007E4943" w:rsidP="003F3722">
            <w:pPr>
              <w:rPr>
                <w:rFonts w:ascii="Times New Roman" w:eastAsia="Times New Roman" w:hAnsi="Times New Roman" w:cs="Times New Roman"/>
              </w:rPr>
            </w:pPr>
          </w:p>
        </w:tc>
        <w:tc>
          <w:tcPr>
            <w:tcW w:w="1080" w:type="dxa"/>
            <w:tcBorders>
              <w:bottom w:val="single" w:sz="4" w:space="0" w:color="auto"/>
            </w:tcBorders>
          </w:tcPr>
          <w:p w14:paraId="0E2C14B7"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4C2359FE"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0.151</w:t>
            </w:r>
          </w:p>
        </w:tc>
        <w:tc>
          <w:tcPr>
            <w:tcW w:w="742" w:type="dxa"/>
            <w:tcBorders>
              <w:bottom w:val="single" w:sz="4" w:space="0" w:color="auto"/>
            </w:tcBorders>
            <w:vAlign w:val="center"/>
            <w:hideMark/>
          </w:tcPr>
          <w:p w14:paraId="034030E1"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-0.128</w:t>
            </w:r>
          </w:p>
        </w:tc>
        <w:tc>
          <w:tcPr>
            <w:tcW w:w="742" w:type="dxa"/>
            <w:tcBorders>
              <w:bottom w:val="single" w:sz="4" w:space="0" w:color="auto"/>
            </w:tcBorders>
            <w:vAlign w:val="center"/>
            <w:hideMark/>
          </w:tcPr>
          <w:p w14:paraId="509FE5C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-0.043</w:t>
            </w:r>
          </w:p>
        </w:tc>
        <w:tc>
          <w:tcPr>
            <w:tcW w:w="742" w:type="dxa"/>
            <w:tcBorders>
              <w:bottom w:val="single" w:sz="4" w:space="0" w:color="auto"/>
            </w:tcBorders>
            <w:vAlign w:val="center"/>
            <w:hideMark/>
          </w:tcPr>
          <w:p w14:paraId="213EEC6C"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-0.115</w:t>
            </w:r>
          </w:p>
        </w:tc>
        <w:tc>
          <w:tcPr>
            <w:tcW w:w="749" w:type="dxa"/>
            <w:tcBorders>
              <w:bottom w:val="single" w:sz="4" w:space="0" w:color="auto"/>
            </w:tcBorders>
            <w:vAlign w:val="center"/>
            <w:hideMark/>
          </w:tcPr>
          <w:p w14:paraId="0600AFA6"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0.193</w:t>
            </w:r>
          </w:p>
        </w:tc>
      </w:tr>
      <w:tr w:rsidR="007E4943" w:rsidRPr="00281DDB" w14:paraId="04E9BFEE"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35586584" w14:textId="77777777" w:rsidR="007E4943" w:rsidRDefault="007E4943" w:rsidP="003F3722">
            <w:pPr>
              <w:rPr>
                <w:rFonts w:ascii="Helvetica Neue" w:eastAsia="Times New Roman" w:hAnsi="Helvetica Neue" w:cs="Times New Roman"/>
                <w:b/>
                <w:bCs/>
                <w:i w:val="0"/>
                <w:iCs w:val="0"/>
                <w:color w:val="000000"/>
                <w:sz w:val="15"/>
                <w:szCs w:val="15"/>
              </w:rPr>
            </w:pPr>
            <w:r w:rsidRPr="00281DDB">
              <w:rPr>
                <w:rFonts w:ascii="Helvetica Neue" w:eastAsia="Times New Roman" w:hAnsi="Helvetica Neue" w:cs="Times New Roman"/>
                <w:b/>
                <w:bCs/>
                <w:color w:val="000000"/>
                <w:sz w:val="15"/>
                <w:szCs w:val="15"/>
              </w:rPr>
              <w:t>Cloud</w:t>
            </w:r>
            <w:r>
              <w:rPr>
                <w:rFonts w:ascii="Helvetica Neue" w:eastAsia="Times New Roman" w:hAnsi="Helvetica Neue" w:cs="Times New Roman"/>
                <w:b/>
                <w:bCs/>
                <w:color w:val="000000"/>
                <w:sz w:val="15"/>
                <w:szCs w:val="15"/>
              </w:rPr>
              <w:t xml:space="preserve"> </w:t>
            </w:r>
            <w:r w:rsidRPr="00281DDB">
              <w:rPr>
                <w:rFonts w:ascii="Helvetica Neue" w:eastAsia="Times New Roman" w:hAnsi="Helvetica Neue" w:cs="Times New Roman"/>
                <w:b/>
                <w:bCs/>
                <w:color w:val="000000"/>
                <w:sz w:val="15"/>
                <w:szCs w:val="15"/>
              </w:rPr>
              <w:t>Cover</w:t>
            </w:r>
            <w:r>
              <w:rPr>
                <w:rFonts w:ascii="Helvetica Neue" w:eastAsia="Times New Roman" w:hAnsi="Helvetica Neue" w:cs="Times New Roman"/>
                <w:b/>
                <w:bCs/>
                <w:color w:val="000000"/>
                <w:sz w:val="15"/>
                <w:szCs w:val="15"/>
              </w:rPr>
              <w:t xml:space="preserve"> </w:t>
            </w:r>
          </w:p>
          <w:p w14:paraId="318F52FB" w14:textId="6D1AB9D7" w:rsidR="007E4943" w:rsidRPr="00281DDB" w:rsidRDefault="007E4943" w:rsidP="003F3722">
            <w:pPr>
              <w:rPr>
                <w:rFonts w:ascii="Times New Roman" w:eastAsia="Times New Roman" w:hAnsi="Times New Roman" w:cs="Times New Roman"/>
              </w:rPr>
            </w:pPr>
            <w:r>
              <w:rPr>
                <w:rFonts w:ascii="Helvetica Neue" w:eastAsia="Times New Roman" w:hAnsi="Helvetica Neue" w:cs="Times New Roman"/>
                <w:b/>
                <w:bCs/>
                <w:color w:val="000000"/>
                <w:sz w:val="15"/>
                <w:szCs w:val="15"/>
              </w:rPr>
              <w:t>(CC)</w:t>
            </w:r>
          </w:p>
          <w:p w14:paraId="626F3CAD" w14:textId="77777777" w:rsidR="007E4943" w:rsidRPr="00281DDB" w:rsidRDefault="007E4943" w:rsidP="003F3722">
            <w:pPr>
              <w:rPr>
                <w:rFonts w:ascii="Times New Roman" w:eastAsia="Times New Roman" w:hAnsi="Times New Roman" w:cs="Times New Roman"/>
              </w:rPr>
            </w:pPr>
          </w:p>
        </w:tc>
        <w:tc>
          <w:tcPr>
            <w:tcW w:w="1080" w:type="dxa"/>
            <w:tcBorders>
              <w:top w:val="single" w:sz="4" w:space="0" w:color="auto"/>
            </w:tcBorders>
          </w:tcPr>
          <w:p w14:paraId="60779C5A"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67B60AED"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0.178</w:t>
            </w:r>
          </w:p>
        </w:tc>
        <w:tc>
          <w:tcPr>
            <w:tcW w:w="742" w:type="dxa"/>
            <w:tcBorders>
              <w:top w:val="single" w:sz="4" w:space="0" w:color="auto"/>
            </w:tcBorders>
            <w:vAlign w:val="center"/>
            <w:hideMark/>
          </w:tcPr>
          <w:p w14:paraId="4DCE04F5"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0.059</w:t>
            </w:r>
          </w:p>
        </w:tc>
        <w:tc>
          <w:tcPr>
            <w:tcW w:w="742" w:type="dxa"/>
            <w:tcBorders>
              <w:top w:val="single" w:sz="4" w:space="0" w:color="auto"/>
            </w:tcBorders>
            <w:vAlign w:val="center"/>
            <w:hideMark/>
          </w:tcPr>
          <w:p w14:paraId="73A10331"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w:t>
            </w:r>
            <w:r>
              <w:rPr>
                <w:rFonts w:ascii="Helvetica Neue" w:eastAsia="Times New Roman" w:hAnsi="Helvetica Neue" w:cs="Times New Roman"/>
                <w:color w:val="000000"/>
                <w:sz w:val="15"/>
                <w:szCs w:val="15"/>
              </w:rPr>
              <w:t>0</w:t>
            </w:r>
          </w:p>
        </w:tc>
        <w:tc>
          <w:tcPr>
            <w:tcW w:w="742" w:type="dxa"/>
            <w:tcBorders>
              <w:top w:val="single" w:sz="4" w:space="0" w:color="auto"/>
            </w:tcBorders>
            <w:vAlign w:val="center"/>
            <w:hideMark/>
          </w:tcPr>
          <w:p w14:paraId="030466FD"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0.047</w:t>
            </w:r>
          </w:p>
        </w:tc>
        <w:tc>
          <w:tcPr>
            <w:tcW w:w="749" w:type="dxa"/>
            <w:tcBorders>
              <w:top w:val="single" w:sz="4" w:space="0" w:color="auto"/>
            </w:tcBorders>
            <w:vAlign w:val="center"/>
            <w:hideMark/>
          </w:tcPr>
          <w:p w14:paraId="5AEFB8DF"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-0.166</w:t>
            </w:r>
          </w:p>
        </w:tc>
      </w:tr>
      <w:tr w:rsidR="007E4943" w:rsidRPr="00281DDB" w14:paraId="38E3F880"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674C955" w14:textId="77777777" w:rsidR="007E4943" w:rsidRPr="00281DDB" w:rsidRDefault="007E4943" w:rsidP="003F3722">
            <w:pPr>
              <w:rPr>
                <w:rFonts w:ascii="Times New Roman" w:eastAsia="Times New Roman" w:hAnsi="Times New Roman" w:cs="Times New Roman"/>
              </w:rPr>
            </w:pPr>
          </w:p>
        </w:tc>
        <w:tc>
          <w:tcPr>
            <w:tcW w:w="1080" w:type="dxa"/>
          </w:tcPr>
          <w:p w14:paraId="195C7A61"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0BCF8D12"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0.191</w:t>
            </w:r>
          </w:p>
        </w:tc>
        <w:tc>
          <w:tcPr>
            <w:tcW w:w="742" w:type="dxa"/>
            <w:vAlign w:val="center"/>
            <w:hideMark/>
          </w:tcPr>
          <w:p w14:paraId="34639700"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0.068</w:t>
            </w:r>
          </w:p>
        </w:tc>
        <w:tc>
          <w:tcPr>
            <w:tcW w:w="742" w:type="dxa"/>
            <w:vAlign w:val="center"/>
            <w:hideMark/>
          </w:tcPr>
          <w:p w14:paraId="6BA49BF6"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0.083</w:t>
            </w:r>
          </w:p>
        </w:tc>
        <w:tc>
          <w:tcPr>
            <w:tcW w:w="742" w:type="dxa"/>
            <w:vAlign w:val="center"/>
            <w:hideMark/>
          </w:tcPr>
          <w:p w14:paraId="250018B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-0.039</w:t>
            </w:r>
          </w:p>
        </w:tc>
        <w:tc>
          <w:tcPr>
            <w:tcW w:w="749" w:type="dxa"/>
            <w:vAlign w:val="center"/>
            <w:hideMark/>
          </w:tcPr>
          <w:p w14:paraId="0FC0F123"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-0.092</w:t>
            </w:r>
          </w:p>
        </w:tc>
      </w:tr>
      <w:tr w:rsidR="007E4943" w:rsidRPr="00281DDB" w14:paraId="4A678929"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CC11F98" w14:textId="77777777" w:rsidR="007E4943" w:rsidRPr="00281DDB" w:rsidRDefault="007E4943" w:rsidP="003F3722">
            <w:pPr>
              <w:rPr>
                <w:rFonts w:ascii="Times New Roman" w:eastAsia="Times New Roman" w:hAnsi="Times New Roman" w:cs="Times New Roman"/>
              </w:rPr>
            </w:pPr>
          </w:p>
        </w:tc>
        <w:tc>
          <w:tcPr>
            <w:tcW w:w="1080" w:type="dxa"/>
          </w:tcPr>
          <w:p w14:paraId="37E5BC92"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03800948"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0.193</w:t>
            </w:r>
          </w:p>
        </w:tc>
        <w:tc>
          <w:tcPr>
            <w:tcW w:w="742" w:type="dxa"/>
            <w:vAlign w:val="center"/>
            <w:hideMark/>
          </w:tcPr>
          <w:p w14:paraId="61F0B345"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0.077</w:t>
            </w:r>
          </w:p>
        </w:tc>
        <w:tc>
          <w:tcPr>
            <w:tcW w:w="742" w:type="dxa"/>
            <w:vAlign w:val="center"/>
            <w:hideMark/>
          </w:tcPr>
          <w:p w14:paraId="6A1A4D08"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2" w:type="dxa"/>
            <w:vAlign w:val="center"/>
            <w:hideMark/>
          </w:tcPr>
          <w:p w14:paraId="0E0A2C7D"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9" w:type="dxa"/>
            <w:vAlign w:val="center"/>
            <w:hideMark/>
          </w:tcPr>
          <w:p w14:paraId="37595F33"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r>
      <w:tr w:rsidR="007E4943" w:rsidRPr="00281DDB" w14:paraId="15F44427"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105CA7B" w14:textId="77777777" w:rsidR="007E4943" w:rsidRPr="00281DDB" w:rsidRDefault="007E4943" w:rsidP="003F3722">
            <w:pPr>
              <w:rPr>
                <w:rFonts w:ascii="Times New Roman" w:eastAsia="Times New Roman" w:hAnsi="Times New Roman" w:cs="Times New Roman"/>
              </w:rPr>
            </w:pPr>
          </w:p>
        </w:tc>
        <w:tc>
          <w:tcPr>
            <w:tcW w:w="1080" w:type="dxa"/>
          </w:tcPr>
          <w:p w14:paraId="56358954"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5EE241A4"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0.188</w:t>
            </w:r>
          </w:p>
        </w:tc>
        <w:tc>
          <w:tcPr>
            <w:tcW w:w="742" w:type="dxa"/>
            <w:vAlign w:val="center"/>
            <w:hideMark/>
          </w:tcPr>
          <w:p w14:paraId="28FD2BFD"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0.079</w:t>
            </w:r>
          </w:p>
        </w:tc>
        <w:tc>
          <w:tcPr>
            <w:tcW w:w="742" w:type="dxa"/>
            <w:vAlign w:val="center"/>
            <w:hideMark/>
          </w:tcPr>
          <w:p w14:paraId="138D429C"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0.068</w:t>
            </w:r>
          </w:p>
        </w:tc>
        <w:tc>
          <w:tcPr>
            <w:tcW w:w="742" w:type="dxa"/>
            <w:vAlign w:val="center"/>
            <w:hideMark/>
          </w:tcPr>
          <w:p w14:paraId="2D4108E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-0.101</w:t>
            </w:r>
          </w:p>
        </w:tc>
        <w:tc>
          <w:tcPr>
            <w:tcW w:w="749" w:type="dxa"/>
            <w:vAlign w:val="center"/>
            <w:hideMark/>
          </w:tcPr>
          <w:p w14:paraId="32FF6288"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0.004</w:t>
            </w:r>
          </w:p>
        </w:tc>
      </w:tr>
      <w:tr w:rsidR="007E4943" w:rsidRPr="00281DDB" w14:paraId="262E7FF5" w14:textId="77777777" w:rsidTr="00D27B0C">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56E741E4" w14:textId="77777777" w:rsidR="007E4943" w:rsidRPr="00281DDB" w:rsidRDefault="007E4943" w:rsidP="003F3722">
            <w:pPr>
              <w:rPr>
                <w:rFonts w:ascii="Times New Roman" w:eastAsia="Times New Roman" w:hAnsi="Times New Roman" w:cs="Times New Roman"/>
              </w:rPr>
            </w:pPr>
          </w:p>
        </w:tc>
        <w:tc>
          <w:tcPr>
            <w:tcW w:w="1080" w:type="dxa"/>
            <w:tcBorders>
              <w:bottom w:val="single" w:sz="4" w:space="0" w:color="auto"/>
            </w:tcBorders>
          </w:tcPr>
          <w:p w14:paraId="00D7AABD"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6CBDBF24"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0.168</w:t>
            </w:r>
          </w:p>
        </w:tc>
        <w:tc>
          <w:tcPr>
            <w:tcW w:w="742" w:type="dxa"/>
            <w:tcBorders>
              <w:bottom w:val="single" w:sz="4" w:space="0" w:color="auto"/>
            </w:tcBorders>
            <w:vAlign w:val="center"/>
            <w:hideMark/>
          </w:tcPr>
          <w:p w14:paraId="465AC7E8"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0.086</w:t>
            </w:r>
          </w:p>
        </w:tc>
        <w:tc>
          <w:tcPr>
            <w:tcW w:w="742" w:type="dxa"/>
            <w:tcBorders>
              <w:bottom w:val="single" w:sz="4" w:space="0" w:color="auto"/>
            </w:tcBorders>
            <w:vAlign w:val="center"/>
            <w:hideMark/>
          </w:tcPr>
          <w:p w14:paraId="23B3F004"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0.062</w:t>
            </w:r>
          </w:p>
        </w:tc>
        <w:tc>
          <w:tcPr>
            <w:tcW w:w="742" w:type="dxa"/>
            <w:tcBorders>
              <w:bottom w:val="single" w:sz="4" w:space="0" w:color="auto"/>
            </w:tcBorders>
            <w:vAlign w:val="center"/>
            <w:hideMark/>
          </w:tcPr>
          <w:p w14:paraId="490B9009"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-0.142</w:t>
            </w:r>
          </w:p>
        </w:tc>
        <w:tc>
          <w:tcPr>
            <w:tcW w:w="749" w:type="dxa"/>
            <w:tcBorders>
              <w:bottom w:val="single" w:sz="4" w:space="0" w:color="auto"/>
            </w:tcBorders>
            <w:vAlign w:val="center"/>
            <w:hideMark/>
          </w:tcPr>
          <w:p w14:paraId="5BA18727"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0.118</w:t>
            </w:r>
          </w:p>
        </w:tc>
      </w:tr>
      <w:tr w:rsidR="007E4943" w:rsidRPr="00281DDB" w14:paraId="6E5D4C67"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60EF9618" w14:textId="1B3B4EE6" w:rsidR="007E4943" w:rsidRDefault="007E4943" w:rsidP="003F3722">
            <w:pPr>
              <w:rPr>
                <w:rFonts w:ascii="Helvetica Neue" w:eastAsia="Times New Roman" w:hAnsi="Helvetica Neue" w:cs="Times New Roman"/>
                <w:b/>
                <w:bCs/>
                <w:i w:val="0"/>
                <w:iCs w:val="0"/>
                <w:color w:val="000000"/>
                <w:sz w:val="15"/>
                <w:szCs w:val="15"/>
              </w:rPr>
            </w:pPr>
            <w:r w:rsidRPr="00281DDB">
              <w:rPr>
                <w:rFonts w:ascii="Helvetica Neue" w:eastAsia="Times New Roman" w:hAnsi="Helvetica Neue" w:cs="Times New Roman"/>
                <w:b/>
                <w:bCs/>
                <w:color w:val="000000"/>
                <w:sz w:val="15"/>
                <w:szCs w:val="15"/>
              </w:rPr>
              <w:t>Elevation</w:t>
            </w:r>
          </w:p>
          <w:p w14:paraId="4D4E8E24" w14:textId="0DAB7D0F" w:rsidR="007E4943" w:rsidRPr="00281DDB" w:rsidRDefault="007E4943" w:rsidP="003F3722">
            <w:pPr>
              <w:rPr>
                <w:rFonts w:ascii="Times New Roman" w:eastAsia="Times New Roman" w:hAnsi="Times New Roman" w:cs="Times New Roman"/>
              </w:rPr>
            </w:pPr>
            <w:r>
              <w:rPr>
                <w:rFonts w:ascii="Helvetica Neue" w:eastAsia="Times New Roman" w:hAnsi="Helvetica Neue" w:cs="Times New Roman"/>
                <w:b/>
                <w:bCs/>
                <w:color w:val="000000"/>
                <w:sz w:val="15"/>
                <w:szCs w:val="15"/>
              </w:rPr>
              <w:t>(</w:t>
            </w:r>
            <w:proofErr w:type="spellStart"/>
            <w:r>
              <w:rPr>
                <w:rFonts w:ascii="Helvetica Neue" w:eastAsia="Times New Roman" w:hAnsi="Helvetica Neue" w:cs="Times New Roman"/>
                <w:b/>
                <w:bCs/>
                <w:color w:val="000000"/>
                <w:sz w:val="15"/>
                <w:szCs w:val="15"/>
              </w:rPr>
              <w:t>Elev</w:t>
            </w:r>
            <w:proofErr w:type="spellEnd"/>
            <w:r>
              <w:rPr>
                <w:rFonts w:ascii="Helvetica Neue" w:eastAsia="Times New Roman" w:hAnsi="Helvetica Neue" w:cs="Times New Roman"/>
                <w:b/>
                <w:bCs/>
                <w:color w:val="000000"/>
                <w:sz w:val="15"/>
                <w:szCs w:val="15"/>
              </w:rPr>
              <w:t>)</w:t>
            </w:r>
          </w:p>
          <w:p w14:paraId="625E0A7B" w14:textId="77777777" w:rsidR="007E4943" w:rsidRPr="00281DDB" w:rsidRDefault="007E4943" w:rsidP="003F3722">
            <w:pPr>
              <w:rPr>
                <w:rFonts w:ascii="Times New Roman" w:eastAsia="Times New Roman" w:hAnsi="Times New Roman" w:cs="Times New Roman"/>
              </w:rPr>
            </w:pPr>
          </w:p>
        </w:tc>
        <w:tc>
          <w:tcPr>
            <w:tcW w:w="1080" w:type="dxa"/>
            <w:tcBorders>
              <w:top w:val="single" w:sz="4" w:space="0" w:color="auto"/>
            </w:tcBorders>
          </w:tcPr>
          <w:p w14:paraId="4CC502E0"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3D0C1E52"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0.182</w:t>
            </w:r>
          </w:p>
        </w:tc>
        <w:tc>
          <w:tcPr>
            <w:tcW w:w="742" w:type="dxa"/>
            <w:tcBorders>
              <w:top w:val="single" w:sz="4" w:space="0" w:color="auto"/>
            </w:tcBorders>
            <w:vAlign w:val="center"/>
            <w:hideMark/>
          </w:tcPr>
          <w:p w14:paraId="14F40C8E"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0.064</w:t>
            </w:r>
          </w:p>
        </w:tc>
        <w:tc>
          <w:tcPr>
            <w:tcW w:w="742" w:type="dxa"/>
            <w:tcBorders>
              <w:top w:val="single" w:sz="4" w:space="0" w:color="auto"/>
            </w:tcBorders>
            <w:vAlign w:val="center"/>
            <w:hideMark/>
          </w:tcPr>
          <w:p w14:paraId="7192521D"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c>
          <w:tcPr>
            <w:tcW w:w="742" w:type="dxa"/>
            <w:tcBorders>
              <w:top w:val="single" w:sz="4" w:space="0" w:color="auto"/>
            </w:tcBorders>
            <w:vAlign w:val="center"/>
            <w:hideMark/>
          </w:tcPr>
          <w:p w14:paraId="15651B06"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0.058</w:t>
            </w:r>
          </w:p>
        </w:tc>
        <w:tc>
          <w:tcPr>
            <w:tcW w:w="749" w:type="dxa"/>
            <w:tcBorders>
              <w:top w:val="single" w:sz="4" w:space="0" w:color="auto"/>
            </w:tcBorders>
            <w:vAlign w:val="center"/>
            <w:hideMark/>
          </w:tcPr>
          <w:p w14:paraId="62CA6BA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-0.132</w:t>
            </w:r>
          </w:p>
        </w:tc>
      </w:tr>
      <w:tr w:rsidR="007E4943" w:rsidRPr="00281DDB" w14:paraId="5D64A052"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C490EFF" w14:textId="77777777" w:rsidR="007E4943" w:rsidRPr="00281DDB" w:rsidRDefault="007E4943" w:rsidP="003F3722">
            <w:pPr>
              <w:rPr>
                <w:rFonts w:ascii="Times New Roman" w:eastAsia="Times New Roman" w:hAnsi="Times New Roman" w:cs="Times New Roman"/>
              </w:rPr>
            </w:pPr>
          </w:p>
        </w:tc>
        <w:tc>
          <w:tcPr>
            <w:tcW w:w="1080" w:type="dxa"/>
          </w:tcPr>
          <w:p w14:paraId="69D0FE9D"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11C4ACCC"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0.195</w:t>
            </w:r>
          </w:p>
        </w:tc>
        <w:tc>
          <w:tcPr>
            <w:tcW w:w="742" w:type="dxa"/>
            <w:vAlign w:val="center"/>
            <w:hideMark/>
          </w:tcPr>
          <w:p w14:paraId="4125C6D5"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0.079</w:t>
            </w:r>
          </w:p>
        </w:tc>
        <w:tc>
          <w:tcPr>
            <w:tcW w:w="742" w:type="dxa"/>
            <w:vAlign w:val="center"/>
            <w:hideMark/>
          </w:tcPr>
          <w:p w14:paraId="6149A01C"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-0.032</w:t>
            </w:r>
          </w:p>
        </w:tc>
        <w:tc>
          <w:tcPr>
            <w:tcW w:w="742" w:type="dxa"/>
            <w:vAlign w:val="center"/>
            <w:hideMark/>
          </w:tcPr>
          <w:p w14:paraId="60903DFE"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-0.023</w:t>
            </w:r>
          </w:p>
        </w:tc>
        <w:tc>
          <w:tcPr>
            <w:tcW w:w="749" w:type="dxa"/>
            <w:vAlign w:val="center"/>
            <w:hideMark/>
          </w:tcPr>
          <w:p w14:paraId="18A721BA"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-0.061</w:t>
            </w:r>
          </w:p>
        </w:tc>
      </w:tr>
      <w:tr w:rsidR="007E4943" w:rsidRPr="00281DDB" w14:paraId="0FF31EB9"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8675AB4" w14:textId="77777777" w:rsidR="007E4943" w:rsidRPr="00281DDB" w:rsidRDefault="007E4943" w:rsidP="003F3722">
            <w:pPr>
              <w:rPr>
                <w:rFonts w:ascii="Times New Roman" w:eastAsia="Times New Roman" w:hAnsi="Times New Roman" w:cs="Times New Roman"/>
              </w:rPr>
            </w:pPr>
          </w:p>
        </w:tc>
        <w:tc>
          <w:tcPr>
            <w:tcW w:w="1080" w:type="dxa"/>
          </w:tcPr>
          <w:p w14:paraId="300FA154"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62ACE9C2"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0.195</w:t>
            </w:r>
          </w:p>
        </w:tc>
        <w:tc>
          <w:tcPr>
            <w:tcW w:w="742" w:type="dxa"/>
            <w:vAlign w:val="center"/>
            <w:hideMark/>
          </w:tcPr>
          <w:p w14:paraId="1E9093F1"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0.083</w:t>
            </w:r>
          </w:p>
        </w:tc>
        <w:tc>
          <w:tcPr>
            <w:tcW w:w="742" w:type="dxa"/>
            <w:vAlign w:val="center"/>
            <w:hideMark/>
          </w:tcPr>
          <w:p w14:paraId="2B883D93"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-0.038</w:t>
            </w:r>
          </w:p>
        </w:tc>
        <w:tc>
          <w:tcPr>
            <w:tcW w:w="742" w:type="dxa"/>
            <w:vAlign w:val="center"/>
            <w:hideMark/>
          </w:tcPr>
          <w:p w14:paraId="24AEECA6"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w:t>
            </w:r>
            <w:r>
              <w:rPr>
                <w:rFonts w:ascii="Helvetica Neue" w:eastAsia="Times New Roman" w:hAnsi="Helvetica Neue" w:cs="Times New Roman"/>
                <w:color w:val="000000"/>
                <w:sz w:val="15"/>
                <w:szCs w:val="15"/>
              </w:rPr>
              <w:t>0</w:t>
            </w:r>
          </w:p>
        </w:tc>
        <w:tc>
          <w:tcPr>
            <w:tcW w:w="749" w:type="dxa"/>
            <w:vAlign w:val="center"/>
            <w:hideMark/>
          </w:tcPr>
          <w:p w14:paraId="65B9514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-0.006</w:t>
            </w:r>
          </w:p>
        </w:tc>
      </w:tr>
      <w:tr w:rsidR="007E4943" w:rsidRPr="00281DDB" w14:paraId="44A6CDC2"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CEE4E8F" w14:textId="77777777" w:rsidR="007E4943" w:rsidRPr="00281DDB" w:rsidRDefault="007E4943" w:rsidP="003F3722">
            <w:pPr>
              <w:rPr>
                <w:rFonts w:ascii="Times New Roman" w:eastAsia="Times New Roman" w:hAnsi="Times New Roman" w:cs="Times New Roman"/>
              </w:rPr>
            </w:pPr>
          </w:p>
        </w:tc>
        <w:tc>
          <w:tcPr>
            <w:tcW w:w="1080" w:type="dxa"/>
          </w:tcPr>
          <w:p w14:paraId="5D48BC5C"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4A6EEB5D"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0.188</w:t>
            </w:r>
          </w:p>
        </w:tc>
        <w:tc>
          <w:tcPr>
            <w:tcW w:w="742" w:type="dxa"/>
            <w:vAlign w:val="center"/>
            <w:hideMark/>
          </w:tcPr>
          <w:p w14:paraId="1C4835BD"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0.083</w:t>
            </w:r>
          </w:p>
        </w:tc>
        <w:tc>
          <w:tcPr>
            <w:tcW w:w="742" w:type="dxa"/>
            <w:vAlign w:val="center"/>
            <w:hideMark/>
          </w:tcPr>
          <w:p w14:paraId="19425D2B"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w:t>
            </w:r>
            <w:r>
              <w:rPr>
                <w:rFonts w:ascii="Helvetica Neue" w:eastAsia="Times New Roman" w:hAnsi="Helvetica Neue" w:cs="Times New Roman"/>
                <w:color w:val="000000"/>
                <w:sz w:val="15"/>
                <w:szCs w:val="15"/>
              </w:rPr>
              <w:t>0</w:t>
            </w:r>
          </w:p>
        </w:tc>
        <w:tc>
          <w:tcPr>
            <w:tcW w:w="742" w:type="dxa"/>
            <w:vAlign w:val="center"/>
            <w:hideMark/>
          </w:tcPr>
          <w:p w14:paraId="21FCF55E"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-0.087</w:t>
            </w:r>
          </w:p>
        </w:tc>
        <w:tc>
          <w:tcPr>
            <w:tcW w:w="749" w:type="dxa"/>
            <w:vAlign w:val="center"/>
            <w:hideMark/>
          </w:tcPr>
          <w:p w14:paraId="005DDA37"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0.032</w:t>
            </w:r>
          </w:p>
        </w:tc>
      </w:tr>
      <w:tr w:rsidR="007E4943" w:rsidRPr="00281DDB" w14:paraId="09FC3F06" w14:textId="77777777" w:rsidTr="00D27B0C">
        <w:trPr>
          <w:trHeight w:val="180"/>
        </w:trPr>
        <w:tc>
          <w:tcPr>
            <w:cnfStyle w:val="001000000000" w:firstRow="0" w:lastRow="0" w:firstColumn="1" w:lastColumn="0" w:oddVBand="0" w:evenVBand="0" w:oddHBand="0" w:evenHBand="0" w:firstRowFirstColumn="0" w:firstRowLastColumn="0" w:lastRowFirstColumn="0" w:lastRowLastColumn="0"/>
            <w:tcW w:w="1440" w:type="dxa"/>
            <w:vMerge/>
            <w:tcBorders>
              <w:bottom w:val="double" w:sz="4" w:space="0" w:color="auto"/>
            </w:tcBorders>
            <w:vAlign w:val="center"/>
            <w:hideMark/>
          </w:tcPr>
          <w:p w14:paraId="4E306949" w14:textId="77777777" w:rsidR="007E4943" w:rsidRPr="00281DDB" w:rsidRDefault="007E4943" w:rsidP="003F3722">
            <w:pPr>
              <w:rPr>
                <w:rFonts w:ascii="Times New Roman" w:eastAsia="Times New Roman" w:hAnsi="Times New Roman" w:cs="Times New Roman"/>
              </w:rPr>
            </w:pPr>
          </w:p>
        </w:tc>
        <w:tc>
          <w:tcPr>
            <w:tcW w:w="1080" w:type="dxa"/>
            <w:tcBorders>
              <w:bottom w:val="double" w:sz="4" w:space="0" w:color="auto"/>
            </w:tcBorders>
          </w:tcPr>
          <w:p w14:paraId="3243FF3F"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double" w:sz="4" w:space="0" w:color="auto"/>
            </w:tcBorders>
            <w:vAlign w:val="center"/>
            <w:hideMark/>
          </w:tcPr>
          <w:p w14:paraId="75A3D2AC"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0.165</w:t>
            </w:r>
          </w:p>
        </w:tc>
        <w:tc>
          <w:tcPr>
            <w:tcW w:w="742" w:type="dxa"/>
            <w:tcBorders>
              <w:bottom w:val="double" w:sz="4" w:space="0" w:color="auto"/>
            </w:tcBorders>
            <w:vAlign w:val="center"/>
            <w:hideMark/>
          </w:tcPr>
          <w:p w14:paraId="28D618EE"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0.082</w:t>
            </w:r>
          </w:p>
        </w:tc>
        <w:tc>
          <w:tcPr>
            <w:tcW w:w="742" w:type="dxa"/>
            <w:tcBorders>
              <w:bottom w:val="double" w:sz="4" w:space="0" w:color="auto"/>
            </w:tcBorders>
            <w:vAlign w:val="center"/>
            <w:hideMark/>
          </w:tcPr>
          <w:p w14:paraId="38873376"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-0.042</w:t>
            </w:r>
          </w:p>
        </w:tc>
        <w:tc>
          <w:tcPr>
            <w:tcW w:w="742" w:type="dxa"/>
            <w:tcBorders>
              <w:bottom w:val="double" w:sz="4" w:space="0" w:color="auto"/>
            </w:tcBorders>
            <w:vAlign w:val="center"/>
            <w:hideMark/>
          </w:tcPr>
          <w:p w14:paraId="35CDF6E8"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-0.132</w:t>
            </w:r>
          </w:p>
        </w:tc>
        <w:tc>
          <w:tcPr>
            <w:tcW w:w="749" w:type="dxa"/>
            <w:tcBorders>
              <w:bottom w:val="double" w:sz="4" w:space="0" w:color="auto"/>
            </w:tcBorders>
            <w:vAlign w:val="center"/>
            <w:hideMark/>
          </w:tcPr>
          <w:p w14:paraId="3985EF3C"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0.138</w:t>
            </w:r>
          </w:p>
        </w:tc>
      </w:tr>
      <w:tr w:rsidR="00366998" w:rsidRPr="00281DDB" w14:paraId="22FFB531" w14:textId="77777777" w:rsidTr="00D27B0C">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double" w:sz="4" w:space="0" w:color="auto"/>
            </w:tcBorders>
            <w:vAlign w:val="center"/>
          </w:tcPr>
          <w:p w14:paraId="671CF64F" w14:textId="0D7DFFF2" w:rsidR="00366998" w:rsidRPr="00281DDB" w:rsidRDefault="00366998" w:rsidP="00366998">
            <w:pPr>
              <w:rPr>
                <w:rFonts w:ascii="Times New Roman" w:eastAsia="Times New Roman" w:hAnsi="Times New Roman" w:cs="Times New Roman"/>
              </w:rPr>
            </w:pPr>
            <w:r>
              <w:rPr>
                <w:rFonts w:ascii="Helvetica Neue" w:eastAsia="Times New Roman" w:hAnsi="Helvetica Neue" w:cs="Times New Roman"/>
                <w:b/>
                <w:bCs/>
                <w:color w:val="000000"/>
                <w:sz w:val="15"/>
                <w:szCs w:val="15"/>
              </w:rPr>
              <w:t>Statistics</w:t>
            </w:r>
          </w:p>
        </w:tc>
        <w:tc>
          <w:tcPr>
            <w:tcW w:w="1080" w:type="dxa"/>
            <w:tcBorders>
              <w:top w:val="double" w:sz="4" w:space="0" w:color="auto"/>
            </w:tcBorders>
          </w:tcPr>
          <w:p w14:paraId="5D222D09" w14:textId="56C7AB9A" w:rsidR="00366998" w:rsidRPr="00D27B0C" w:rsidRDefault="00366998" w:rsidP="00366998">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Variation</w:t>
            </w:r>
          </w:p>
        </w:tc>
        <w:tc>
          <w:tcPr>
            <w:tcW w:w="742" w:type="dxa"/>
            <w:tcBorders>
              <w:top w:val="double" w:sz="4" w:space="0" w:color="auto"/>
            </w:tcBorders>
            <w:vAlign w:val="center"/>
          </w:tcPr>
          <w:p w14:paraId="0326982D" w14:textId="07A6728B"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35.29%</w:t>
            </w:r>
          </w:p>
        </w:tc>
        <w:tc>
          <w:tcPr>
            <w:tcW w:w="742" w:type="dxa"/>
            <w:tcBorders>
              <w:top w:val="double" w:sz="4" w:space="0" w:color="auto"/>
            </w:tcBorders>
            <w:vAlign w:val="center"/>
          </w:tcPr>
          <w:p w14:paraId="7AA8AB05" w14:textId="7571CAC1"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19.82%</w:t>
            </w:r>
          </w:p>
        </w:tc>
        <w:tc>
          <w:tcPr>
            <w:tcW w:w="742" w:type="dxa"/>
            <w:tcBorders>
              <w:top w:val="double" w:sz="4" w:space="0" w:color="auto"/>
            </w:tcBorders>
            <w:vAlign w:val="center"/>
          </w:tcPr>
          <w:p w14:paraId="33B5D342" w14:textId="103E8944"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16.64%</w:t>
            </w:r>
          </w:p>
        </w:tc>
        <w:tc>
          <w:tcPr>
            <w:tcW w:w="742" w:type="dxa"/>
            <w:tcBorders>
              <w:top w:val="double" w:sz="4" w:space="0" w:color="auto"/>
            </w:tcBorders>
            <w:vAlign w:val="center"/>
          </w:tcPr>
          <w:p w14:paraId="61765FDE" w14:textId="0DBBE78A"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11.50%</w:t>
            </w:r>
          </w:p>
        </w:tc>
        <w:tc>
          <w:tcPr>
            <w:tcW w:w="749" w:type="dxa"/>
            <w:tcBorders>
              <w:top w:val="double" w:sz="4" w:space="0" w:color="auto"/>
            </w:tcBorders>
            <w:vAlign w:val="center"/>
          </w:tcPr>
          <w:p w14:paraId="1548C023" w14:textId="33325DB2"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6.50%</w:t>
            </w:r>
          </w:p>
        </w:tc>
      </w:tr>
      <w:tr w:rsidR="00366998" w:rsidRPr="00281DDB" w14:paraId="313F348B" w14:textId="77777777" w:rsidTr="00D27B0C">
        <w:trPr>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tcPr>
          <w:p w14:paraId="5B09ED08" w14:textId="77777777" w:rsidR="00366998" w:rsidRPr="00366998" w:rsidRDefault="00366998" w:rsidP="00366998">
            <w:pPr>
              <w:rPr>
                <w:rFonts w:ascii="Helvetica Neue" w:eastAsia="Times New Roman" w:hAnsi="Helvetica Neue" w:cs="Times New Roman"/>
                <w:b/>
                <w:bCs/>
                <w:color w:val="000000"/>
                <w:sz w:val="15"/>
                <w:szCs w:val="15"/>
              </w:rPr>
            </w:pPr>
          </w:p>
        </w:tc>
        <w:tc>
          <w:tcPr>
            <w:tcW w:w="1080" w:type="dxa"/>
          </w:tcPr>
          <w:p w14:paraId="26D7369B" w14:textId="3B9057F5" w:rsidR="00366998" w:rsidRDefault="00366998" w:rsidP="00366998">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Overall Z</w:t>
            </w:r>
          </w:p>
        </w:tc>
        <w:tc>
          <w:tcPr>
            <w:tcW w:w="742" w:type="dxa"/>
            <w:vAlign w:val="center"/>
          </w:tcPr>
          <w:p w14:paraId="2956A4F6" w14:textId="56FEFFFD" w:rsidR="00366998" w:rsidRPr="003F3722"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2.1542</w:t>
            </w:r>
          </w:p>
        </w:tc>
        <w:tc>
          <w:tcPr>
            <w:tcW w:w="742" w:type="dxa"/>
            <w:vAlign w:val="center"/>
          </w:tcPr>
          <w:p w14:paraId="7C03443C" w14:textId="12678683"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1.0465</w:t>
            </w:r>
          </w:p>
        </w:tc>
        <w:tc>
          <w:tcPr>
            <w:tcW w:w="742" w:type="dxa"/>
            <w:vAlign w:val="center"/>
          </w:tcPr>
          <w:p w14:paraId="245DADF4" w14:textId="3F6604AB"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-0.0182</w:t>
            </w:r>
          </w:p>
        </w:tc>
        <w:tc>
          <w:tcPr>
            <w:tcW w:w="742" w:type="dxa"/>
            <w:vAlign w:val="center"/>
          </w:tcPr>
          <w:p w14:paraId="38E742BB" w14:textId="6BDB81D7"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2.1515</w:t>
            </w:r>
          </w:p>
        </w:tc>
        <w:tc>
          <w:tcPr>
            <w:tcW w:w="749" w:type="dxa"/>
            <w:vAlign w:val="center"/>
          </w:tcPr>
          <w:p w14:paraId="1AF7D8A7" w14:textId="6AE9CC79"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1.9171</w:t>
            </w:r>
          </w:p>
        </w:tc>
      </w:tr>
      <w:tr w:rsidR="00366998" w:rsidRPr="00281DDB" w14:paraId="43C0FE0E" w14:textId="77777777" w:rsidTr="00D27B0C">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tcPr>
          <w:p w14:paraId="122E1AFE" w14:textId="66B6CA5B" w:rsidR="00366998" w:rsidRPr="00366998" w:rsidRDefault="00366998" w:rsidP="00366998">
            <w:pPr>
              <w:rPr>
                <w:rFonts w:ascii="Helvetica Neue" w:eastAsia="Times New Roman" w:hAnsi="Helvetica Neue" w:cs="Times New Roman"/>
                <w:b/>
                <w:bCs/>
                <w:color w:val="000000"/>
                <w:sz w:val="15"/>
                <w:szCs w:val="15"/>
              </w:rPr>
            </w:pPr>
          </w:p>
        </w:tc>
        <w:tc>
          <w:tcPr>
            <w:tcW w:w="1080" w:type="dxa"/>
          </w:tcPr>
          <w:p w14:paraId="0DCE4FFA" w14:textId="32003DC0" w:rsidR="00366998" w:rsidRDefault="00366998" w:rsidP="00366998">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Overall P</w:t>
            </w:r>
          </w:p>
        </w:tc>
        <w:tc>
          <w:tcPr>
            <w:tcW w:w="742" w:type="dxa"/>
            <w:vAlign w:val="center"/>
          </w:tcPr>
          <w:p w14:paraId="3EDEEB28" w14:textId="6686B33F" w:rsidR="00366998" w:rsidRPr="003F3722"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0.010</w:t>
            </w:r>
          </w:p>
        </w:tc>
        <w:tc>
          <w:tcPr>
            <w:tcW w:w="742" w:type="dxa"/>
            <w:vAlign w:val="center"/>
          </w:tcPr>
          <w:p w14:paraId="08F0465C" w14:textId="3736AB8E"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0.142</w:t>
            </w:r>
          </w:p>
        </w:tc>
        <w:tc>
          <w:tcPr>
            <w:tcW w:w="742" w:type="dxa"/>
            <w:vAlign w:val="center"/>
          </w:tcPr>
          <w:p w14:paraId="04C7EF53" w14:textId="379BAEF1"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0.539</w:t>
            </w:r>
          </w:p>
        </w:tc>
        <w:tc>
          <w:tcPr>
            <w:tcW w:w="742" w:type="dxa"/>
            <w:vAlign w:val="center"/>
          </w:tcPr>
          <w:p w14:paraId="0534E39A" w14:textId="007F58CE"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0.007</w:t>
            </w:r>
          </w:p>
        </w:tc>
        <w:tc>
          <w:tcPr>
            <w:tcW w:w="749" w:type="dxa"/>
            <w:vAlign w:val="center"/>
          </w:tcPr>
          <w:p w14:paraId="590C3102" w14:textId="78B67D5C"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0.022</w:t>
            </w:r>
          </w:p>
        </w:tc>
      </w:tr>
      <w:tr w:rsidR="00366998" w:rsidRPr="00281DDB" w14:paraId="03B11DDC" w14:textId="77777777" w:rsidTr="00366998">
        <w:trPr>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tcPr>
          <w:p w14:paraId="0F203685" w14:textId="77777777" w:rsidR="00366998" w:rsidRPr="00281DDB" w:rsidRDefault="00366998" w:rsidP="00366998">
            <w:pPr>
              <w:rPr>
                <w:rFonts w:ascii="Times New Roman" w:eastAsia="Times New Roman" w:hAnsi="Times New Roman" w:cs="Times New Roman"/>
              </w:rPr>
            </w:pPr>
          </w:p>
        </w:tc>
        <w:tc>
          <w:tcPr>
            <w:tcW w:w="1080" w:type="dxa"/>
          </w:tcPr>
          <w:p w14:paraId="61D8548C" w14:textId="7D12A2D6" w:rsidR="00366998" w:rsidRDefault="00366998" w:rsidP="00366998">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Pairwise Z</w:t>
            </w:r>
          </w:p>
        </w:tc>
        <w:tc>
          <w:tcPr>
            <w:tcW w:w="742" w:type="dxa"/>
            <w:vAlign w:val="center"/>
          </w:tcPr>
          <w:p w14:paraId="43305C98" w14:textId="74A07BB8" w:rsidR="00366998" w:rsidRPr="003F3722"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5.2570</w:t>
            </w:r>
          </w:p>
        </w:tc>
        <w:tc>
          <w:tcPr>
            <w:tcW w:w="742" w:type="dxa"/>
            <w:vAlign w:val="center"/>
          </w:tcPr>
          <w:p w14:paraId="315D15FA" w14:textId="1001B23E"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3.1383</w:t>
            </w:r>
          </w:p>
        </w:tc>
        <w:tc>
          <w:tcPr>
            <w:tcW w:w="742" w:type="dxa"/>
            <w:vAlign w:val="center"/>
          </w:tcPr>
          <w:p w14:paraId="5B20DABB" w14:textId="053EF08D"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1.0493</w:t>
            </w:r>
          </w:p>
        </w:tc>
        <w:tc>
          <w:tcPr>
            <w:tcW w:w="742" w:type="dxa"/>
            <w:vAlign w:val="center"/>
          </w:tcPr>
          <w:p w14:paraId="167419A5" w14:textId="757C4058"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0.7391</w:t>
            </w:r>
          </w:p>
        </w:tc>
        <w:tc>
          <w:tcPr>
            <w:tcW w:w="749" w:type="dxa"/>
            <w:vAlign w:val="center"/>
          </w:tcPr>
          <w:p w14:paraId="7F087D05" w14:textId="0302B63F"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0.7645</w:t>
            </w:r>
          </w:p>
        </w:tc>
      </w:tr>
      <w:tr w:rsidR="00366998" w:rsidRPr="00281DDB" w14:paraId="00E22249" w14:textId="77777777" w:rsidTr="00366998">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tcPr>
          <w:p w14:paraId="3CD329E8" w14:textId="210AFFED" w:rsidR="00366998" w:rsidRPr="00281DDB" w:rsidRDefault="00366998" w:rsidP="00366998">
            <w:pPr>
              <w:jc w:val="center"/>
              <w:rPr>
                <w:rFonts w:ascii="Times New Roman" w:eastAsia="Times New Roman" w:hAnsi="Times New Roman" w:cs="Times New Roman"/>
              </w:rPr>
            </w:pPr>
          </w:p>
        </w:tc>
        <w:tc>
          <w:tcPr>
            <w:tcW w:w="1080" w:type="dxa"/>
            <w:tcBorders>
              <w:bottom w:val="single" w:sz="4" w:space="0" w:color="auto"/>
            </w:tcBorders>
          </w:tcPr>
          <w:p w14:paraId="0BFB90D6" w14:textId="7AB99E0B" w:rsidR="00366998" w:rsidRDefault="00366998" w:rsidP="00366998">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Pairwise P</w:t>
            </w:r>
          </w:p>
        </w:tc>
        <w:tc>
          <w:tcPr>
            <w:tcW w:w="742" w:type="dxa"/>
            <w:tcBorders>
              <w:bottom w:val="single" w:sz="4" w:space="0" w:color="auto"/>
            </w:tcBorders>
            <w:vAlign w:val="center"/>
          </w:tcPr>
          <w:p w14:paraId="4CF01644" w14:textId="7B7A9F03" w:rsidR="00366998" w:rsidRPr="00D27B0C"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b/>
                <w:color w:val="000000"/>
                <w:sz w:val="15"/>
                <w:szCs w:val="15"/>
              </w:rPr>
            </w:pPr>
            <w:r w:rsidRPr="00D27B0C">
              <w:rPr>
                <w:rFonts w:ascii="Helvetica Neue" w:eastAsia="Times New Roman" w:hAnsi="Helvetica Neue" w:cs="Times New Roman"/>
                <w:b/>
                <w:color w:val="000000"/>
                <w:sz w:val="15"/>
                <w:szCs w:val="15"/>
              </w:rPr>
              <w:t>0.001</w:t>
            </w:r>
          </w:p>
        </w:tc>
        <w:tc>
          <w:tcPr>
            <w:tcW w:w="742" w:type="dxa"/>
            <w:tcBorders>
              <w:bottom w:val="single" w:sz="4" w:space="0" w:color="auto"/>
            </w:tcBorders>
            <w:vAlign w:val="center"/>
          </w:tcPr>
          <w:p w14:paraId="31931535" w14:textId="5BD6C8F2" w:rsidR="00366998" w:rsidRPr="00D27B0C"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b/>
                <w:color w:val="000000"/>
                <w:sz w:val="15"/>
                <w:szCs w:val="15"/>
              </w:rPr>
            </w:pPr>
            <w:r w:rsidRPr="00D27B0C">
              <w:rPr>
                <w:rFonts w:ascii="Helvetica Neue" w:eastAsia="Times New Roman" w:hAnsi="Helvetica Neue" w:cs="Times New Roman"/>
                <w:b/>
                <w:color w:val="000000"/>
                <w:sz w:val="15"/>
                <w:szCs w:val="15"/>
              </w:rPr>
              <w:t>0.004</w:t>
            </w:r>
          </w:p>
        </w:tc>
        <w:tc>
          <w:tcPr>
            <w:tcW w:w="742" w:type="dxa"/>
            <w:tcBorders>
              <w:bottom w:val="single" w:sz="4" w:space="0" w:color="auto"/>
            </w:tcBorders>
            <w:vAlign w:val="center"/>
          </w:tcPr>
          <w:p w14:paraId="72A1584F" w14:textId="4B3BED42"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0.148</w:t>
            </w:r>
          </w:p>
        </w:tc>
        <w:tc>
          <w:tcPr>
            <w:tcW w:w="742" w:type="dxa"/>
            <w:tcBorders>
              <w:bottom w:val="single" w:sz="4" w:space="0" w:color="auto"/>
            </w:tcBorders>
            <w:vAlign w:val="center"/>
          </w:tcPr>
          <w:p w14:paraId="32C5C889" w14:textId="5171C1B0"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0.225</w:t>
            </w:r>
          </w:p>
        </w:tc>
        <w:tc>
          <w:tcPr>
            <w:tcW w:w="749" w:type="dxa"/>
            <w:tcBorders>
              <w:bottom w:val="single" w:sz="4" w:space="0" w:color="auto"/>
            </w:tcBorders>
            <w:vAlign w:val="center"/>
          </w:tcPr>
          <w:p w14:paraId="68AAF0BB" w14:textId="37F15524"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0.216</w:t>
            </w:r>
          </w:p>
        </w:tc>
      </w:tr>
    </w:tbl>
    <w:p w14:paraId="1DCE6F84" w14:textId="77777777" w:rsidR="00366998" w:rsidRDefault="00366998" w:rsidP="006A5F20">
      <w:pPr>
        <w:ind w:firstLine="720"/>
        <w:rPr>
          <w:rFonts w:ascii="Times New Roman" w:hAnsi="Times New Roman" w:cs="Times New Roman"/>
        </w:rPr>
      </w:pPr>
    </w:p>
    <w:p w14:paraId="3E0E99F9" w14:textId="5135A838" w:rsidR="005F15EA" w:rsidRDefault="005F15EA" w:rsidP="006A5F20">
      <w:pPr>
        <w:ind w:firstLine="720"/>
        <w:rPr>
          <w:rFonts w:ascii="Times New Roman" w:hAnsi="Times New Roman" w:cs="Times New Roman"/>
        </w:rPr>
      </w:pPr>
    </w:p>
    <w:p w14:paraId="1283401E" w14:textId="77777777" w:rsidR="005F15EA" w:rsidRPr="001F7131" w:rsidRDefault="005F15EA" w:rsidP="006A5F20">
      <w:pPr>
        <w:ind w:firstLine="720"/>
        <w:rPr>
          <w:rFonts w:ascii="Times New Roman" w:hAnsi="Times New Roman" w:cs="Times New Roman"/>
        </w:rPr>
      </w:pPr>
    </w:p>
    <w:p w14:paraId="65BE3740" w14:textId="7EB86FC4" w:rsidR="007879E2" w:rsidRDefault="005F15EA" w:rsidP="00DA0068">
      <w:pPr>
        <w:rPr>
          <w:rFonts w:ascii="Times New Roman" w:hAnsi="Times New Roman" w:cs="Times New Roman"/>
        </w:rPr>
      </w:pPr>
      <w:r>
        <w:rPr>
          <w:rFonts w:ascii="Times New Roman" w:hAnsi="Times New Roman" w:cs="Times New Roman"/>
          <w:noProof/>
        </w:rPr>
        <w:lastRenderedPageBreak/>
        <w:drawing>
          <wp:inline distT="0" distB="0" distL="0" distR="0" wp14:anchorId="04A4A9A5" wp14:editId="5F2A23B0">
            <wp:extent cx="5943600" cy="4754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PointsAvsT.Stric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17AD08DD" w14:textId="1218ED42" w:rsidR="00EE7F0A" w:rsidRDefault="00EE7F0A" w:rsidP="00DA0068">
      <w:pPr>
        <w:rPr>
          <w:ins w:id="9" w:author="Flading, Sean P" w:date="2019-06-18T09:53:00Z"/>
          <w:rFonts w:ascii="Times New Roman" w:hAnsi="Times New Roman" w:cs="Times New Roman"/>
        </w:rPr>
      </w:pPr>
      <w:r>
        <w:rPr>
          <w:rFonts w:ascii="Times New Roman" w:hAnsi="Times New Roman" w:cs="Times New Roman"/>
        </w:rPr>
        <w:t>Figure 2. How arboreal and terrestrial species differ for each climate variable</w:t>
      </w:r>
      <w:r w:rsidR="005F15EA">
        <w:rPr>
          <w:rFonts w:ascii="Times New Roman" w:hAnsi="Times New Roman" w:cs="Times New Roman"/>
        </w:rPr>
        <w:t>.</w:t>
      </w:r>
    </w:p>
    <w:p w14:paraId="4421329D" w14:textId="489F869A" w:rsidR="00092FC5" w:rsidRDefault="00092FC5" w:rsidP="00DA0068">
      <w:pPr>
        <w:rPr>
          <w:ins w:id="10" w:author="Flading, Sean P" w:date="2019-06-18T09:53:00Z"/>
          <w:rFonts w:ascii="Times New Roman" w:hAnsi="Times New Roman" w:cs="Times New Roman"/>
        </w:rPr>
      </w:pPr>
    </w:p>
    <w:p w14:paraId="2AFBAC6C" w14:textId="4977CA02" w:rsidR="00092FC5" w:rsidRDefault="00092FC5" w:rsidP="00DA0068">
      <w:pPr>
        <w:rPr>
          <w:rFonts w:ascii="Times New Roman" w:hAnsi="Times New Roman" w:cs="Times New Roman"/>
        </w:rPr>
      </w:pPr>
      <w:r>
        <w:rPr>
          <w:rFonts w:ascii="Times New Roman" w:hAnsi="Times New Roman" w:cs="Times New Roman"/>
          <w:noProof/>
        </w:rPr>
        <w:lastRenderedPageBreak/>
        <w:drawing>
          <wp:inline distT="0" distB="0" distL="0" distR="0" wp14:anchorId="138D9216" wp14:editId="039DF63F">
            <wp:extent cx="4537817" cy="3230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FIG2.pdf"/>
                    <pic:cNvPicPr/>
                  </pic:nvPicPr>
                  <pic:blipFill rotWithShape="1">
                    <a:blip r:embed="rId12">
                      <a:extLst>
                        <a:ext uri="{28A0092B-C50C-407E-A947-70E740481C1C}">
                          <a14:useLocalDpi xmlns:a14="http://schemas.microsoft.com/office/drawing/2010/main" val="0"/>
                        </a:ext>
                      </a:extLst>
                    </a:blip>
                    <a:srcRect l="21144" t="5361" r="21660" b="22258"/>
                    <a:stretch/>
                  </pic:blipFill>
                  <pic:spPr bwMode="auto">
                    <a:xfrm>
                      <a:off x="0" y="0"/>
                      <a:ext cx="4539796" cy="3231654"/>
                    </a:xfrm>
                    <a:prstGeom prst="rect">
                      <a:avLst/>
                    </a:prstGeom>
                    <a:ln>
                      <a:noFill/>
                    </a:ln>
                    <a:extLst>
                      <a:ext uri="{53640926-AAD7-44D8-BBD7-CCE9431645EC}">
                        <a14:shadowObscured xmlns:a14="http://schemas.microsoft.com/office/drawing/2010/main"/>
                      </a:ext>
                    </a:extLst>
                  </pic:spPr>
                </pic:pic>
              </a:graphicData>
            </a:graphic>
          </wp:inline>
        </w:drawing>
      </w:r>
    </w:p>
    <w:p w14:paraId="206C166B" w14:textId="353E9C4C" w:rsidR="00092FC5" w:rsidRDefault="00092FC5" w:rsidP="00DA0068">
      <w:pPr>
        <w:rPr>
          <w:rFonts w:ascii="Times New Roman" w:hAnsi="Times New Roman" w:cs="Times New Roman"/>
        </w:rPr>
      </w:pPr>
      <w:r>
        <w:rPr>
          <w:rFonts w:ascii="Times New Roman" w:hAnsi="Times New Roman" w:cs="Times New Roman"/>
        </w:rPr>
        <w:t xml:space="preserve">Figure 3. </w:t>
      </w:r>
      <w:r w:rsidRPr="00092FC5">
        <w:rPr>
          <w:rFonts w:ascii="Times New Roman" w:hAnsi="Times New Roman" w:cs="Times New Roman"/>
        </w:rPr>
        <w:t>We used environmental niche models (ENM) to evaluate the overlap in species distributions and their corresponding suitable niche. Blue coloration representing &gt; 0.5 suitability, red coloration representing 0.25-0.49 suitability, and white coloration representing 0-0.24 suitability.</w:t>
      </w:r>
      <w:r w:rsidR="007D281D">
        <w:rPr>
          <w:rFonts w:ascii="Times New Roman" w:hAnsi="Times New Roman" w:cs="Times New Roman"/>
        </w:rPr>
        <w:t xml:space="preserve"> </w:t>
      </w:r>
      <w:r w:rsidR="00385C21">
        <w:rPr>
          <w:rFonts w:ascii="Times New Roman" w:hAnsi="Times New Roman" w:cs="Times New Roman"/>
        </w:rPr>
        <w:t xml:space="preserve">Panel </w:t>
      </w:r>
      <w:r w:rsidR="007D281D">
        <w:rPr>
          <w:rFonts w:ascii="Times New Roman" w:hAnsi="Times New Roman" w:cs="Times New Roman"/>
        </w:rPr>
        <w:t xml:space="preserve">A shows the terrestrial suitability scores with the arboreal species distributions overlain. B shows the arboreal suitability scores with the terrestrial species distributions overlain. </w:t>
      </w:r>
    </w:p>
    <w:p w14:paraId="56168231" w14:textId="7737E3AB" w:rsidR="00161739" w:rsidRPr="001F7131" w:rsidRDefault="00161739" w:rsidP="00DA0068">
      <w:pPr>
        <w:rPr>
          <w:rFonts w:ascii="Times New Roman" w:hAnsi="Times New Roman" w:cs="Times New Roman"/>
        </w:rPr>
      </w:pPr>
    </w:p>
    <w:p w14:paraId="72FCC432" w14:textId="6743E048" w:rsidR="00931A62" w:rsidRDefault="00DA0068" w:rsidP="00C071B6">
      <w:pPr>
        <w:rPr>
          <w:rFonts w:ascii="Times New Roman" w:hAnsi="Times New Roman" w:cs="Times New Roman"/>
        </w:rPr>
      </w:pPr>
      <w:r w:rsidRPr="001F7131">
        <w:rPr>
          <w:rFonts w:ascii="Times New Roman" w:hAnsi="Times New Roman" w:cs="Times New Roman"/>
          <w:u w:val="single"/>
        </w:rPr>
        <w:t>Ecological Niche Modeling</w:t>
      </w:r>
      <w:r w:rsidR="00655816" w:rsidRPr="00655816">
        <w:rPr>
          <w:rFonts w:ascii="Times New Roman" w:hAnsi="Times New Roman" w:cs="Times New Roman"/>
        </w:rPr>
        <w:t xml:space="preserve"> </w:t>
      </w:r>
    </w:p>
    <w:p w14:paraId="7AF13377" w14:textId="524576F5" w:rsidR="00AF0E67" w:rsidRDefault="00D55784" w:rsidP="00A803C9">
      <w:pPr>
        <w:ind w:firstLine="720"/>
        <w:rPr>
          <w:rFonts w:ascii="Times New Roman" w:hAnsi="Times New Roman" w:cs="Times New Roman"/>
        </w:rPr>
      </w:pPr>
      <w:r>
        <w:rPr>
          <w:rFonts w:ascii="Times New Roman" w:hAnsi="Times New Roman" w:cs="Times New Roman"/>
        </w:rPr>
        <w:t xml:space="preserve">For the 6-M classification scheme, the </w:t>
      </w:r>
      <w:r w:rsidR="00A803C9">
        <w:rPr>
          <w:rFonts w:ascii="Times New Roman" w:hAnsi="Times New Roman" w:cs="Times New Roman"/>
        </w:rPr>
        <w:t>largest gridding</w:t>
      </w:r>
      <w:r>
        <w:rPr>
          <w:rFonts w:ascii="Times New Roman" w:hAnsi="Times New Roman" w:cs="Times New Roman"/>
        </w:rPr>
        <w:t xml:space="preserve"> resolution </w:t>
      </w:r>
      <w:r w:rsidR="00A803C9">
        <w:rPr>
          <w:rFonts w:ascii="Times New Roman" w:hAnsi="Times New Roman" w:cs="Times New Roman"/>
        </w:rPr>
        <w:t>that achieved an AUC score of 0.8 or higher for both arboreal and terrestrial niches was</w:t>
      </w:r>
      <w:r>
        <w:rPr>
          <w:rFonts w:ascii="Times New Roman" w:hAnsi="Times New Roman" w:cs="Times New Roman"/>
        </w:rPr>
        <w:t xml:space="preserve"> 0.</w:t>
      </w:r>
      <w:commentRangeStart w:id="11"/>
      <w:commentRangeStart w:id="12"/>
      <w:commentRangeStart w:id="13"/>
      <w:r>
        <w:rPr>
          <w:rFonts w:ascii="Times New Roman" w:hAnsi="Times New Roman" w:cs="Times New Roman"/>
        </w:rPr>
        <w:t>360</w:t>
      </w:r>
      <w:commentRangeEnd w:id="11"/>
      <w:r w:rsidR="00A803C9">
        <w:rPr>
          <w:rStyle w:val="CommentReference"/>
        </w:rPr>
        <w:commentReference w:id="11"/>
      </w:r>
      <w:commentRangeEnd w:id="12"/>
      <w:r w:rsidR="00913FE2">
        <w:rPr>
          <w:rFonts w:ascii="Times New Roman" w:hAnsi="Times New Roman" w:cs="Times New Roman"/>
        </w:rPr>
        <w:t xml:space="preserve"> decimal degrees (21.6 arc minute)</w:t>
      </w:r>
      <w:bookmarkStart w:id="14" w:name="_GoBack"/>
      <w:bookmarkEnd w:id="14"/>
      <w:r w:rsidR="00CD0DB1">
        <w:rPr>
          <w:rStyle w:val="CommentReference"/>
        </w:rPr>
        <w:commentReference w:id="12"/>
      </w:r>
      <w:commentRangeEnd w:id="13"/>
      <w:r w:rsidR="00385C21">
        <w:rPr>
          <w:rStyle w:val="CommentReference"/>
        </w:rPr>
        <w:commentReference w:id="13"/>
      </w:r>
      <w:r>
        <w:rPr>
          <w:rFonts w:ascii="Times New Roman" w:hAnsi="Times New Roman" w:cs="Times New Roman"/>
        </w:rPr>
        <w:t>, resulting in 432 pseudo-occurrence points for the arboreal polygon, and 3,664 pseudo-occurrence points for the terrestrial polygon</w:t>
      </w:r>
      <w:r w:rsidR="00A803C9">
        <w:rPr>
          <w:rFonts w:ascii="Times New Roman" w:hAnsi="Times New Roman" w:cs="Times New Roman"/>
        </w:rPr>
        <w:t xml:space="preserve"> (</w:t>
      </w:r>
      <w:proofErr w:type="spellStart"/>
      <w:r w:rsidR="002471A8">
        <w:rPr>
          <w:rFonts w:ascii="Times New Roman" w:hAnsi="Times New Roman" w:cs="Times New Roman"/>
        </w:rPr>
        <w:t>AUC</w:t>
      </w:r>
      <w:r w:rsidR="00A803C9" w:rsidRPr="00A803C9">
        <w:rPr>
          <w:rFonts w:ascii="Times New Roman" w:hAnsi="Times New Roman" w:cs="Times New Roman"/>
          <w:vertAlign w:val="subscript"/>
        </w:rPr>
        <w:t>Arb</w:t>
      </w:r>
      <w:proofErr w:type="spellEnd"/>
      <w:r w:rsidR="00A803C9">
        <w:rPr>
          <w:rFonts w:ascii="Times New Roman" w:hAnsi="Times New Roman" w:cs="Times New Roman"/>
        </w:rPr>
        <w:t xml:space="preserve"> =</w:t>
      </w:r>
      <w:r w:rsidR="002471A8">
        <w:rPr>
          <w:rFonts w:ascii="Times New Roman" w:hAnsi="Times New Roman" w:cs="Times New Roman"/>
        </w:rPr>
        <w:t xml:space="preserve"> </w:t>
      </w:r>
      <w:r w:rsidR="00214670">
        <w:rPr>
          <w:rFonts w:ascii="Times New Roman" w:hAnsi="Times New Roman" w:cs="Times New Roman"/>
        </w:rPr>
        <w:t>0.9</w:t>
      </w:r>
      <w:r w:rsidR="00341B50">
        <w:rPr>
          <w:rFonts w:ascii="Times New Roman" w:hAnsi="Times New Roman" w:cs="Times New Roman"/>
        </w:rPr>
        <w:t>47</w:t>
      </w:r>
      <w:r w:rsidR="00A803C9">
        <w:rPr>
          <w:rFonts w:ascii="Times New Roman" w:hAnsi="Times New Roman" w:cs="Times New Roman"/>
        </w:rPr>
        <w:t xml:space="preserve">, </w:t>
      </w:r>
      <w:proofErr w:type="spellStart"/>
      <w:r w:rsidR="00A803C9">
        <w:rPr>
          <w:rFonts w:ascii="Times New Roman" w:hAnsi="Times New Roman" w:cs="Times New Roman"/>
        </w:rPr>
        <w:t>AUC</w:t>
      </w:r>
      <w:r w:rsidR="00A803C9" w:rsidRPr="00A803C9">
        <w:rPr>
          <w:rFonts w:ascii="Times New Roman" w:hAnsi="Times New Roman" w:cs="Times New Roman"/>
          <w:vertAlign w:val="subscript"/>
        </w:rPr>
        <w:t>Terr</w:t>
      </w:r>
      <w:proofErr w:type="spellEnd"/>
      <w:r w:rsidR="00A803C9">
        <w:rPr>
          <w:rFonts w:ascii="Times New Roman" w:hAnsi="Times New Roman" w:cs="Times New Roman"/>
        </w:rPr>
        <w:t xml:space="preserve"> =</w:t>
      </w:r>
      <w:r w:rsidR="00AF0E67">
        <w:rPr>
          <w:rFonts w:ascii="Times New Roman" w:hAnsi="Times New Roman" w:cs="Times New Roman"/>
        </w:rPr>
        <w:t xml:space="preserve"> </w:t>
      </w:r>
      <w:r w:rsidR="00214670">
        <w:rPr>
          <w:rFonts w:ascii="Times New Roman" w:hAnsi="Times New Roman" w:cs="Times New Roman"/>
        </w:rPr>
        <w:t>0.8</w:t>
      </w:r>
      <w:r w:rsidR="00341B50">
        <w:rPr>
          <w:rFonts w:ascii="Times New Roman" w:hAnsi="Times New Roman" w:cs="Times New Roman"/>
        </w:rPr>
        <w:t>02</w:t>
      </w:r>
      <w:r w:rsidR="00A803C9">
        <w:rPr>
          <w:rFonts w:ascii="Times New Roman" w:hAnsi="Times New Roman" w:cs="Times New Roman"/>
        </w:rPr>
        <w:t>).</w:t>
      </w:r>
      <w:r w:rsidR="00214670">
        <w:rPr>
          <w:rFonts w:ascii="Times New Roman" w:hAnsi="Times New Roman" w:cs="Times New Roman"/>
        </w:rPr>
        <w:t xml:space="preserve"> </w:t>
      </w:r>
      <w:r w:rsidR="00490B61">
        <w:rPr>
          <w:rFonts w:ascii="Times New Roman" w:hAnsi="Times New Roman" w:cs="Times New Roman"/>
        </w:rPr>
        <w:t xml:space="preserve">Other classification schemes resulted in similar resolutions, ranging from </w:t>
      </w:r>
      <w:commentRangeStart w:id="15"/>
      <w:commentRangeStart w:id="16"/>
      <w:r w:rsidR="00490B61">
        <w:rPr>
          <w:rFonts w:ascii="Times New Roman" w:hAnsi="Times New Roman" w:cs="Times New Roman"/>
        </w:rPr>
        <w:t>___ to ___</w:t>
      </w:r>
      <w:commentRangeEnd w:id="15"/>
      <w:r w:rsidR="00490B61">
        <w:rPr>
          <w:rStyle w:val="CommentReference"/>
        </w:rPr>
        <w:commentReference w:id="15"/>
      </w:r>
      <w:commentRangeEnd w:id="16"/>
      <w:r w:rsidR="00490B61">
        <w:rPr>
          <w:rStyle w:val="CommentReference"/>
        </w:rPr>
        <w:commentReference w:id="16"/>
      </w:r>
      <w:r w:rsidR="00490B61">
        <w:rPr>
          <w:rFonts w:ascii="Times New Roman" w:hAnsi="Times New Roman" w:cs="Times New Roman"/>
        </w:rPr>
        <w:t>.</w:t>
      </w:r>
    </w:p>
    <w:p w14:paraId="541D8BB8" w14:textId="0B2AADAB" w:rsidR="00F25799" w:rsidRDefault="00F25799" w:rsidP="00F25799">
      <w:pPr>
        <w:ind w:firstLine="720"/>
        <w:rPr>
          <w:rFonts w:ascii="Times New Roman" w:hAnsi="Times New Roman" w:cs="Times New Roman"/>
        </w:rPr>
      </w:pPr>
      <w:r>
        <w:rPr>
          <w:rFonts w:ascii="Times New Roman" w:hAnsi="Times New Roman" w:cs="Times New Roman"/>
        </w:rPr>
        <w:t>Visualizing the predicted suitability for terrestrial and arboreal species showed clear differences geographically (Figure 3). Specifically, terrestrial species suitability is fairly high across the entire eastern United States, excluding only the southern part of Florida. Terrestrial suitability in Central America, on the other hand, appears spotty and fragmented whereas arboreal species suitability is high in most of Central America. Although there seems to be moderately suitable climate in the south eastern United States, the highest suitability scores are concentrated on the west coast and in the tropics.</w:t>
      </w:r>
    </w:p>
    <w:p w14:paraId="6BEDF7C7" w14:textId="60B609F2" w:rsidR="00341B50" w:rsidRDefault="00A803C9" w:rsidP="00A803C9">
      <w:pPr>
        <w:ind w:firstLine="720"/>
        <w:rPr>
          <w:rFonts w:ascii="Times New Roman" w:hAnsi="Times New Roman" w:cs="Times New Roman"/>
        </w:rPr>
      </w:pPr>
      <w:r>
        <w:rPr>
          <w:rFonts w:ascii="Times New Roman" w:hAnsi="Times New Roman" w:cs="Times New Roman"/>
        </w:rPr>
        <w:t>The</w:t>
      </w:r>
      <w:r w:rsidR="00AF0E67">
        <w:rPr>
          <w:rFonts w:ascii="Times New Roman" w:hAnsi="Times New Roman" w:cs="Times New Roman"/>
        </w:rPr>
        <w:t xml:space="preserve"> observed </w:t>
      </w:r>
      <w:r w:rsidRPr="00A803C9">
        <w:rPr>
          <w:rFonts w:ascii="Times New Roman" w:hAnsi="Times New Roman" w:cs="Times New Roman"/>
          <w:i/>
        </w:rPr>
        <w:t>D</w:t>
      </w:r>
      <w:r>
        <w:rPr>
          <w:rFonts w:ascii="Times New Roman" w:hAnsi="Times New Roman" w:cs="Times New Roman"/>
        </w:rPr>
        <w:t xml:space="preserve"> and </w:t>
      </w:r>
      <w:r w:rsidRPr="00A803C9">
        <w:rPr>
          <w:rFonts w:ascii="Times New Roman" w:hAnsi="Times New Roman" w:cs="Times New Roman"/>
          <w:i/>
        </w:rPr>
        <w:t>I</w:t>
      </w:r>
      <w:r>
        <w:rPr>
          <w:rFonts w:ascii="Times New Roman" w:hAnsi="Times New Roman" w:cs="Times New Roman"/>
        </w:rPr>
        <w:t xml:space="preserve"> metrics of</w:t>
      </w:r>
      <w:r w:rsidR="00AF0E67">
        <w:rPr>
          <w:rFonts w:ascii="Times New Roman" w:hAnsi="Times New Roman" w:cs="Times New Roman"/>
        </w:rPr>
        <w:t xml:space="preserve"> niche overlap between arboreal and terrestrial microhabitats wer</w:t>
      </w:r>
      <w:r w:rsidR="00341B50">
        <w:rPr>
          <w:rFonts w:ascii="Times New Roman" w:hAnsi="Times New Roman" w:cs="Times New Roman"/>
        </w:rPr>
        <w:t>e</w:t>
      </w:r>
      <w:r w:rsidR="00AF0E67">
        <w:rPr>
          <w:rFonts w:ascii="Times New Roman" w:hAnsi="Times New Roman" w:cs="Times New Roman"/>
        </w:rPr>
        <w:t xml:space="preserve"> significantly </w:t>
      </w:r>
      <w:r w:rsidR="00F25799">
        <w:rPr>
          <w:rFonts w:ascii="Times New Roman" w:hAnsi="Times New Roman" w:cs="Times New Roman"/>
        </w:rPr>
        <w:t>smaller than all values</w:t>
      </w:r>
      <w:r w:rsidR="00AF0E67">
        <w:rPr>
          <w:rFonts w:ascii="Times New Roman" w:hAnsi="Times New Roman" w:cs="Times New Roman"/>
        </w:rPr>
        <w:t xml:space="preserve"> </w:t>
      </w:r>
      <w:r w:rsidR="00F25799">
        <w:rPr>
          <w:rFonts w:ascii="Times New Roman" w:hAnsi="Times New Roman" w:cs="Times New Roman"/>
        </w:rPr>
        <w:t>of</w:t>
      </w:r>
      <w:r w:rsidR="00AF0E67">
        <w:rPr>
          <w:rFonts w:ascii="Times New Roman" w:hAnsi="Times New Roman" w:cs="Times New Roman"/>
        </w:rPr>
        <w:t xml:space="preserve"> the null distributions (Schoener’s </w:t>
      </w:r>
      <w:r w:rsidR="00AF0E67" w:rsidRPr="00A803C9">
        <w:rPr>
          <w:rFonts w:ascii="Times New Roman" w:hAnsi="Times New Roman" w:cs="Times New Roman"/>
          <w:i/>
        </w:rPr>
        <w:t>D</w:t>
      </w:r>
      <w:r w:rsidR="00AF0E67">
        <w:rPr>
          <w:rFonts w:ascii="Times New Roman" w:hAnsi="Times New Roman" w:cs="Times New Roman"/>
        </w:rPr>
        <w:t xml:space="preserve"> = </w:t>
      </w:r>
      <w:r w:rsidR="00341B50">
        <w:rPr>
          <w:rFonts w:ascii="Times New Roman" w:hAnsi="Times New Roman" w:cs="Times New Roman"/>
        </w:rPr>
        <w:t>0.348</w:t>
      </w:r>
      <w:r>
        <w:rPr>
          <w:rFonts w:ascii="Times New Roman" w:hAnsi="Times New Roman" w:cs="Times New Roman"/>
        </w:rPr>
        <w:t>, p = 0.01;</w:t>
      </w:r>
      <w:r w:rsidR="00AF0E67">
        <w:rPr>
          <w:rFonts w:ascii="Times New Roman" w:hAnsi="Times New Roman" w:cs="Times New Roman"/>
        </w:rPr>
        <w:t xml:space="preserve"> Warren’s </w:t>
      </w:r>
      <w:r w:rsidRPr="00A803C9">
        <w:rPr>
          <w:rFonts w:ascii="Times New Roman" w:hAnsi="Times New Roman" w:cs="Times New Roman"/>
          <w:i/>
        </w:rPr>
        <w:t>I</w:t>
      </w:r>
      <w:r w:rsidR="00AF0E67">
        <w:rPr>
          <w:rFonts w:ascii="Times New Roman" w:hAnsi="Times New Roman" w:cs="Times New Roman"/>
        </w:rPr>
        <w:t xml:space="preserve"> = </w:t>
      </w:r>
      <w:r w:rsidR="00341B50">
        <w:rPr>
          <w:rFonts w:ascii="Times New Roman" w:hAnsi="Times New Roman" w:cs="Times New Roman"/>
        </w:rPr>
        <w:t>0.618</w:t>
      </w:r>
      <w:r>
        <w:rPr>
          <w:rFonts w:ascii="Times New Roman" w:hAnsi="Times New Roman" w:cs="Times New Roman"/>
        </w:rPr>
        <w:t>, p = 0.01</w:t>
      </w:r>
      <w:r w:rsidR="00AF0E67">
        <w:rPr>
          <w:rFonts w:ascii="Times New Roman" w:hAnsi="Times New Roman" w:cs="Times New Roman"/>
        </w:rPr>
        <w:t xml:space="preserve">). </w:t>
      </w:r>
      <w:r>
        <w:rPr>
          <w:rFonts w:ascii="Times New Roman" w:hAnsi="Times New Roman" w:cs="Times New Roman"/>
        </w:rPr>
        <w:t>In examining the reciprocal suitability scores, we</w:t>
      </w:r>
      <w:r w:rsidR="004B1B2C">
        <w:rPr>
          <w:rFonts w:ascii="Times New Roman" w:hAnsi="Times New Roman" w:cs="Times New Roman"/>
        </w:rPr>
        <w:t xml:space="preserve"> detected a</w:t>
      </w:r>
      <w:r>
        <w:rPr>
          <w:rFonts w:ascii="Times New Roman" w:hAnsi="Times New Roman" w:cs="Times New Roman"/>
        </w:rPr>
        <w:t xml:space="preserve"> very low suitability for terrestrial life in areas where arboreal species li</w:t>
      </w:r>
      <w:r w:rsidR="00F25799">
        <w:rPr>
          <w:rFonts w:ascii="Times New Roman" w:hAnsi="Times New Roman" w:cs="Times New Roman"/>
        </w:rPr>
        <w:t>v</w:t>
      </w:r>
      <w:r>
        <w:rPr>
          <w:rFonts w:ascii="Times New Roman" w:hAnsi="Times New Roman" w:cs="Times New Roman"/>
        </w:rPr>
        <w:t>e (</w:t>
      </w:r>
      <w:r w:rsidR="00E81095">
        <w:rPr>
          <w:rFonts w:ascii="Times New Roman" w:hAnsi="Times New Roman" w:cs="Times New Roman"/>
        </w:rPr>
        <w:t>4.10%</w:t>
      </w:r>
      <w:r w:rsidR="00F25799">
        <w:rPr>
          <w:rFonts w:ascii="Times New Roman" w:hAnsi="Times New Roman" w:cs="Times New Roman"/>
        </w:rPr>
        <w:t xml:space="preserve">; </w:t>
      </w:r>
      <w:commentRangeStart w:id="17"/>
      <w:r w:rsidR="00F25799">
        <w:rPr>
          <w:rFonts w:ascii="Times New Roman" w:hAnsi="Times New Roman" w:cs="Times New Roman"/>
        </w:rPr>
        <w:t>range</w:t>
      </w:r>
      <w:commentRangeEnd w:id="17"/>
      <w:r w:rsidR="00F25799">
        <w:rPr>
          <w:rStyle w:val="CommentReference"/>
        </w:rPr>
        <w:commentReference w:id="17"/>
      </w:r>
      <w:r>
        <w:rPr>
          <w:rFonts w:ascii="Times New Roman" w:hAnsi="Times New Roman" w:cs="Times New Roman"/>
        </w:rPr>
        <w:t xml:space="preserve">). </w:t>
      </w:r>
      <w:r w:rsidR="00F25799">
        <w:rPr>
          <w:rFonts w:ascii="Times New Roman" w:hAnsi="Times New Roman" w:cs="Times New Roman"/>
        </w:rPr>
        <w:t>Alternatively</w:t>
      </w:r>
      <w:r>
        <w:rPr>
          <w:rFonts w:ascii="Times New Roman" w:hAnsi="Times New Roman" w:cs="Times New Roman"/>
        </w:rPr>
        <w:t>,</w:t>
      </w:r>
      <w:r w:rsidR="00E81095">
        <w:rPr>
          <w:rFonts w:ascii="Times New Roman" w:hAnsi="Times New Roman" w:cs="Times New Roman"/>
        </w:rPr>
        <w:t xml:space="preserve"> 50.7% </w:t>
      </w:r>
      <w:r w:rsidR="00F25799">
        <w:rPr>
          <w:rFonts w:ascii="Times New Roman" w:hAnsi="Times New Roman" w:cs="Times New Roman"/>
        </w:rPr>
        <w:t>(</w:t>
      </w:r>
      <w:commentRangeStart w:id="18"/>
      <w:r w:rsidR="00F25799">
        <w:rPr>
          <w:rFonts w:ascii="Times New Roman" w:hAnsi="Times New Roman" w:cs="Times New Roman"/>
        </w:rPr>
        <w:t>range</w:t>
      </w:r>
      <w:commentRangeEnd w:id="18"/>
      <w:r w:rsidR="00F25799">
        <w:rPr>
          <w:rStyle w:val="CommentReference"/>
        </w:rPr>
        <w:commentReference w:id="18"/>
      </w:r>
      <w:r w:rsidR="00F25799">
        <w:rPr>
          <w:rFonts w:ascii="Times New Roman" w:hAnsi="Times New Roman" w:cs="Times New Roman"/>
        </w:rPr>
        <w:t xml:space="preserve">) </w:t>
      </w:r>
      <w:r w:rsidR="00E81095">
        <w:rPr>
          <w:rFonts w:ascii="Times New Roman" w:hAnsi="Times New Roman" w:cs="Times New Roman"/>
        </w:rPr>
        <w:t xml:space="preserve">of the terrestrial species distribution </w:t>
      </w:r>
      <w:r>
        <w:rPr>
          <w:rFonts w:ascii="Times New Roman" w:hAnsi="Times New Roman" w:cs="Times New Roman"/>
        </w:rPr>
        <w:t>is suitable for arboreal life</w:t>
      </w:r>
      <w:r w:rsidR="00E81095">
        <w:rPr>
          <w:rFonts w:ascii="Times New Roman" w:hAnsi="Times New Roman" w:cs="Times New Roman"/>
        </w:rPr>
        <w:t xml:space="preserve">. </w:t>
      </w:r>
    </w:p>
    <w:p w14:paraId="42CE889D" w14:textId="77777777" w:rsidR="002A3156" w:rsidRDefault="002A3156" w:rsidP="002A3156">
      <w:pPr>
        <w:rPr>
          <w:rFonts w:ascii="Times New Roman" w:hAnsi="Times New Roman" w:cs="Times New Roman"/>
        </w:rPr>
      </w:pPr>
    </w:p>
    <w:p w14:paraId="2C6F4E72" w14:textId="3B50C8AD" w:rsidR="002301D8" w:rsidRDefault="002301D8" w:rsidP="002A3156">
      <w:pPr>
        <w:rPr>
          <w:rFonts w:ascii="Times New Roman" w:hAnsi="Times New Roman" w:cs="Times New Roman"/>
        </w:rPr>
      </w:pPr>
    </w:p>
    <w:p w14:paraId="03ADFAFA" w14:textId="4C689977" w:rsidR="00796B30" w:rsidRPr="00EE7F0A" w:rsidRDefault="00796B30">
      <w:pPr>
        <w:rPr>
          <w:rFonts w:ascii="Times New Roman" w:hAnsi="Times New Roman" w:cs="Times New Roman"/>
          <w:b/>
        </w:rPr>
      </w:pPr>
      <w:r w:rsidRPr="00EE7F0A">
        <w:rPr>
          <w:rFonts w:ascii="Times New Roman" w:hAnsi="Times New Roman" w:cs="Times New Roman"/>
          <w:b/>
        </w:rPr>
        <w:lastRenderedPageBreak/>
        <w:t>Discussion</w:t>
      </w:r>
    </w:p>
    <w:p w14:paraId="4D0D5540" w14:textId="77777777" w:rsidR="00EE7F0A" w:rsidRDefault="00EE7F0A">
      <w:pPr>
        <w:rPr>
          <w:rFonts w:ascii="Times New Roman" w:hAnsi="Times New Roman" w:cs="Times New Roman"/>
          <w:b/>
        </w:rPr>
      </w:pPr>
    </w:p>
    <w:p w14:paraId="63D4505B" w14:textId="30BB396D" w:rsidR="00796B30" w:rsidRDefault="00796B30">
      <w:pPr>
        <w:rPr>
          <w:rFonts w:ascii="Times New Roman" w:hAnsi="Times New Roman" w:cs="Times New Roman"/>
        </w:rPr>
      </w:pPr>
      <w:r w:rsidRPr="003F001C">
        <w:rPr>
          <w:rFonts w:ascii="Times New Roman" w:hAnsi="Times New Roman" w:cs="Times New Roman"/>
        </w:rPr>
        <w:t>Mention how Ficetola et al 2018 says micro- and macro- scale are only weakly correlated, but this analysis fits with this argument that microhabitat selection</w:t>
      </w:r>
      <w:r w:rsidR="00070351" w:rsidRPr="003F001C">
        <w:rPr>
          <w:rFonts w:ascii="Times New Roman" w:hAnsi="Times New Roman" w:cs="Times New Roman"/>
        </w:rPr>
        <w:t xml:space="preserve"> determines the actual climate experienced by the individual. We aren’t saying that arboreal species live in hotter micro-climates, but perhaps the tendency to live arboreally is higher in climates that are hot because staying on the ground would be bad for thermoregulation …. Climate could be driving differences in microhabitat, not necessarily saying species are adapted to different temperatures. Also talk about how these were done on cave salamanders. That and fossorial and aquatic are probably most removed from outside climate.</w:t>
      </w:r>
    </w:p>
    <w:p w14:paraId="1996C738" w14:textId="486560CC" w:rsidR="005D39F6" w:rsidRDefault="005D39F6">
      <w:pPr>
        <w:rPr>
          <w:rFonts w:ascii="Times New Roman" w:hAnsi="Times New Roman" w:cs="Times New Roman"/>
        </w:rPr>
      </w:pPr>
    </w:p>
    <w:p w14:paraId="743F4773" w14:textId="31736272" w:rsidR="005D39F6" w:rsidRDefault="005D39F6">
      <w:pPr>
        <w:rPr>
          <w:rFonts w:ascii="Times New Roman" w:hAnsi="Times New Roman" w:cs="Times New Roman"/>
        </w:rPr>
      </w:pPr>
      <w:r>
        <w:rPr>
          <w:rFonts w:ascii="Times New Roman" w:hAnsi="Times New Roman" w:cs="Times New Roman"/>
        </w:rPr>
        <w:t xml:space="preserve">Quote from Currie 1991: PET may be interpreted as a measure of integrated, crude, ambient energy. Operationally, it is the amount of water that evaporates from a saturated surface. It depends mainly on the amount of energy available to evaporate water and, to a lesser degree, on the relative humidity. </w:t>
      </w:r>
    </w:p>
    <w:p w14:paraId="329484FC" w14:textId="06BE7BA9" w:rsidR="00354D87" w:rsidRDefault="00354D87">
      <w:pPr>
        <w:rPr>
          <w:rFonts w:ascii="Times New Roman" w:hAnsi="Times New Roman" w:cs="Times New Roman"/>
        </w:rPr>
      </w:pPr>
    </w:p>
    <w:p w14:paraId="549ABA24" w14:textId="237FEA4F" w:rsidR="00354D87" w:rsidRDefault="00354D87">
      <w:pPr>
        <w:rPr>
          <w:rFonts w:ascii="Times New Roman" w:hAnsi="Times New Roman" w:cs="Times New Roman"/>
        </w:rPr>
      </w:pPr>
      <w:r>
        <w:rPr>
          <w:rFonts w:ascii="Times New Roman" w:hAnsi="Times New Roman" w:cs="Times New Roman"/>
        </w:rPr>
        <w:t xml:space="preserve">Fossorial (6-M) very much significantly different from all others with Annual </w:t>
      </w:r>
      <w:proofErr w:type="spellStart"/>
      <w:r>
        <w:rPr>
          <w:rFonts w:ascii="Times New Roman" w:hAnsi="Times New Roman" w:cs="Times New Roman"/>
        </w:rPr>
        <w:t>Precip</w:t>
      </w:r>
      <w:proofErr w:type="spellEnd"/>
      <w:r>
        <w:rPr>
          <w:rFonts w:ascii="Times New Roman" w:hAnsi="Times New Roman" w:cs="Times New Roman"/>
        </w:rPr>
        <w:t xml:space="preserve">, </w:t>
      </w:r>
      <w:proofErr w:type="spellStart"/>
      <w:r>
        <w:rPr>
          <w:rFonts w:ascii="Times New Roman" w:hAnsi="Times New Roman" w:cs="Times New Roman"/>
        </w:rPr>
        <w:t>Precip</w:t>
      </w:r>
      <w:proofErr w:type="spellEnd"/>
      <w:r>
        <w:rPr>
          <w:rFonts w:ascii="Times New Roman" w:hAnsi="Times New Roman" w:cs="Times New Roman"/>
        </w:rPr>
        <w:t xml:space="preserve"> in the driest quarter, </w:t>
      </w:r>
      <w:proofErr w:type="spellStart"/>
      <w:r>
        <w:rPr>
          <w:rFonts w:ascii="Times New Roman" w:hAnsi="Times New Roman" w:cs="Times New Roman"/>
        </w:rPr>
        <w:t>kinda</w:t>
      </w:r>
      <w:proofErr w:type="spellEnd"/>
      <w:r>
        <w:rPr>
          <w:rFonts w:ascii="Times New Roman" w:hAnsi="Times New Roman" w:cs="Times New Roman"/>
        </w:rPr>
        <w:t xml:space="preserve"> for max temp of warmest month, </w:t>
      </w:r>
      <w:proofErr w:type="spellStart"/>
      <w:r>
        <w:rPr>
          <w:rFonts w:ascii="Times New Roman" w:hAnsi="Times New Roman" w:cs="Times New Roman"/>
        </w:rPr>
        <w:t>kinda</w:t>
      </w:r>
      <w:proofErr w:type="spellEnd"/>
      <w:r>
        <w:rPr>
          <w:rFonts w:ascii="Times New Roman" w:hAnsi="Times New Roman" w:cs="Times New Roman"/>
        </w:rPr>
        <w:t xml:space="preserve"> for Annual PET</w:t>
      </w:r>
    </w:p>
    <w:p w14:paraId="7D4C9743" w14:textId="7E53D8E0" w:rsidR="00D5531A" w:rsidRDefault="00D5531A">
      <w:pPr>
        <w:rPr>
          <w:rFonts w:ascii="Times New Roman" w:hAnsi="Times New Roman" w:cs="Times New Roman"/>
        </w:rPr>
      </w:pPr>
    </w:p>
    <w:p w14:paraId="71B40D2C" w14:textId="2E880096" w:rsidR="00D5531A" w:rsidRPr="003F001C" w:rsidRDefault="00D5531A">
      <w:pPr>
        <w:rPr>
          <w:rFonts w:ascii="Times New Roman" w:hAnsi="Times New Roman" w:cs="Times New Roman"/>
        </w:rPr>
      </w:pPr>
      <w:r>
        <w:rPr>
          <w:rFonts w:ascii="Times New Roman" w:hAnsi="Times New Roman" w:cs="Times New Roman"/>
        </w:rPr>
        <w:t>Cite Kozak and Wiens 2010 accelerated rate of climatic niche evolution underlie rapid species diversification</w:t>
      </w:r>
    </w:p>
    <w:p w14:paraId="71592FD3" w14:textId="06DC4F59" w:rsidR="00EE7F0A" w:rsidRDefault="00EE7F0A">
      <w:pPr>
        <w:rPr>
          <w:rFonts w:ascii="Times New Roman" w:hAnsi="Times New Roman" w:cs="Times New Roman"/>
          <w:b/>
        </w:rPr>
      </w:pPr>
    </w:p>
    <w:p w14:paraId="4E29C181" w14:textId="351E7754" w:rsidR="00EE7F0A" w:rsidRDefault="00EE7F0A" w:rsidP="00EE7F0A">
      <w:pPr>
        <w:rPr>
          <w:rFonts w:ascii="Times New Roman" w:hAnsi="Times New Roman" w:cs="Times New Roman"/>
          <w:b/>
        </w:rPr>
      </w:pPr>
      <w:r w:rsidRPr="00EE7F0A">
        <w:rPr>
          <w:rFonts w:ascii="Times New Roman" w:hAnsi="Times New Roman" w:cs="Times New Roman"/>
          <w:b/>
        </w:rPr>
        <w:t>Literature Cited</w:t>
      </w:r>
    </w:p>
    <w:p w14:paraId="6CD49506" w14:textId="3265FA45" w:rsidR="00A32511" w:rsidRDefault="00A32511" w:rsidP="00EE7F0A">
      <w:pPr>
        <w:rPr>
          <w:rFonts w:ascii="Times New Roman" w:hAnsi="Times New Roman" w:cs="Times New Roman"/>
          <w:b/>
        </w:rPr>
      </w:pPr>
    </w:p>
    <w:p w14:paraId="0D3F02E9" w14:textId="0D226408" w:rsidR="00A32511" w:rsidRPr="00A32511" w:rsidRDefault="00A32511" w:rsidP="00EE7F0A">
      <w:pPr>
        <w:rPr>
          <w:rFonts w:ascii="Times New Roman" w:hAnsi="Times New Roman" w:cs="Times New Roman"/>
        </w:rPr>
      </w:pPr>
      <w:r w:rsidRPr="00A32511">
        <w:rPr>
          <w:rFonts w:ascii="Times New Roman" w:hAnsi="Times New Roman" w:cs="Times New Roman"/>
        </w:rPr>
        <w:t>AmphibiaWeb. 2016. Amphibian specialists.</w:t>
      </w:r>
    </w:p>
    <w:p w14:paraId="4ECD3706" w14:textId="5A370AC9" w:rsidR="00A32511" w:rsidRDefault="00A32511" w:rsidP="00330167">
      <w:pPr>
        <w:rPr>
          <w:rFonts w:ascii="Times New Roman" w:hAnsi="Times New Roman" w:cs="Times New Roman"/>
        </w:rPr>
      </w:pPr>
    </w:p>
    <w:p w14:paraId="683B73D8" w14:textId="03D79C41" w:rsidR="00552C55" w:rsidRDefault="00A32511" w:rsidP="00330167">
      <w:pPr>
        <w:rPr>
          <w:rFonts w:ascii="Times New Roman" w:hAnsi="Times New Roman" w:cs="Times New Roman"/>
        </w:rPr>
      </w:pPr>
      <w:r>
        <w:rPr>
          <w:rFonts w:ascii="Times New Roman" w:hAnsi="Times New Roman" w:cs="Times New Roman"/>
        </w:rPr>
        <w:t>Baken, E.K., and D.C. Adams. 2019. Macroevolution of arboreality in salamanders. Ecology &amp; Evolution.</w:t>
      </w:r>
    </w:p>
    <w:p w14:paraId="145B9358" w14:textId="77777777" w:rsidR="00552C55" w:rsidRDefault="00552C55" w:rsidP="00552C55">
      <w:pPr>
        <w:pStyle w:val="NormalWeb"/>
        <w:rPr>
          <w:rFonts w:ascii="Times" w:hAnsi="Times"/>
          <w:color w:val="000000"/>
          <w:sz w:val="27"/>
          <w:szCs w:val="27"/>
        </w:rPr>
      </w:pPr>
      <w:r>
        <w:rPr>
          <w:rFonts w:ascii="Times" w:hAnsi="Times"/>
          <w:color w:val="000000"/>
          <w:sz w:val="27"/>
          <w:szCs w:val="27"/>
        </w:rPr>
        <w:t xml:space="preserve">Collyer, M. L. and D. C. Adams. 2019. RRPP: Linear Model Evaluation with Randomized Residuals in a Permutation </w:t>
      </w:r>
      <w:proofErr w:type="spellStart"/>
      <w:r>
        <w:rPr>
          <w:rFonts w:ascii="Times" w:hAnsi="Times"/>
          <w:color w:val="000000"/>
          <w:sz w:val="27"/>
          <w:szCs w:val="27"/>
        </w:rPr>
        <w:t>Procedure.</w:t>
      </w:r>
      <w:hyperlink r:id="rId13" w:history="1">
        <w:r>
          <w:rPr>
            <w:rStyle w:val="Hyperlink"/>
            <w:rFonts w:ascii="Times" w:hAnsi="Times"/>
            <w:sz w:val="27"/>
            <w:szCs w:val="27"/>
            <w:shd w:val="clear" w:color="auto" w:fill="FFFFFF"/>
          </w:rPr>
          <w:t>https</w:t>
        </w:r>
        <w:proofErr w:type="spellEnd"/>
        <w:r>
          <w:rPr>
            <w:rStyle w:val="Hyperlink"/>
            <w:rFonts w:ascii="Times" w:hAnsi="Times"/>
            <w:sz w:val="27"/>
            <w:szCs w:val="27"/>
            <w:shd w:val="clear" w:color="auto" w:fill="FFFFFF"/>
          </w:rPr>
          <w:t>://CRAN.R-project.org/package=RRPP</w:t>
        </w:r>
      </w:hyperlink>
    </w:p>
    <w:p w14:paraId="7866C3CA" w14:textId="40FF0F46" w:rsidR="00A32511" w:rsidRPr="00552C55" w:rsidRDefault="00552C55" w:rsidP="00552C55">
      <w:pPr>
        <w:pStyle w:val="NormalWeb"/>
        <w:rPr>
          <w:rFonts w:ascii="Times" w:hAnsi="Times"/>
          <w:color w:val="000000"/>
          <w:sz w:val="27"/>
          <w:szCs w:val="27"/>
        </w:rPr>
      </w:pPr>
      <w:r>
        <w:rPr>
          <w:rFonts w:ascii="Times" w:hAnsi="Times"/>
          <w:color w:val="000000"/>
          <w:sz w:val="27"/>
          <w:szCs w:val="27"/>
        </w:rPr>
        <w:t>Collyer, M. L. and D. C. Adams. 2018. RRPP: RRPP: An R package for fitting linear models to high</w:t>
      </w:r>
      <w:r>
        <w:rPr>
          <w:rFonts w:ascii="Cambria Math" w:hAnsi="Cambria Math" w:cs="Cambria Math"/>
          <w:color w:val="000000"/>
          <w:sz w:val="27"/>
          <w:szCs w:val="27"/>
        </w:rPr>
        <w:t>‐</w:t>
      </w:r>
      <w:r>
        <w:rPr>
          <w:rFonts w:ascii="Times" w:hAnsi="Times"/>
          <w:color w:val="000000"/>
          <w:sz w:val="27"/>
          <w:szCs w:val="27"/>
        </w:rPr>
        <w:t>dimensional data using residual randomization. Methods in Ecology and Evolution. 9(2): 1772-1779. </w:t>
      </w:r>
      <w:hyperlink r:id="rId14" w:history="1">
        <w:r>
          <w:rPr>
            <w:rStyle w:val="Hyperlink"/>
            <w:rFonts w:ascii="Times" w:hAnsi="Times"/>
            <w:sz w:val="27"/>
            <w:szCs w:val="27"/>
            <w:shd w:val="clear" w:color="auto" w:fill="FFFFFF"/>
          </w:rPr>
          <w:t>https://besjournals.onlinelibrary.wiley.com/doi/10.1111/2041-210X.13029</w:t>
        </w:r>
      </w:hyperlink>
    </w:p>
    <w:p w14:paraId="26948F7A" w14:textId="7B643835" w:rsidR="00330167" w:rsidRPr="00A32511" w:rsidRDefault="00330167" w:rsidP="00330167">
      <w:pPr>
        <w:rPr>
          <w:rFonts w:ascii="Times New Roman" w:hAnsi="Times New Roman" w:cs="Times New Roman"/>
        </w:rPr>
      </w:pPr>
      <w:r w:rsidRPr="00A32511">
        <w:rPr>
          <w:rFonts w:ascii="Times New Roman" w:hAnsi="Times New Roman" w:cs="Times New Roman"/>
        </w:rPr>
        <w:t>Hijmans, </w:t>
      </w:r>
      <w:r w:rsidR="00AA2A69" w:rsidRPr="00A32511">
        <w:rPr>
          <w:rFonts w:ascii="Times New Roman" w:hAnsi="Times New Roman" w:cs="Times New Roman"/>
        </w:rPr>
        <w:t xml:space="preserve">R.J., </w:t>
      </w:r>
      <w:r w:rsidRPr="00A32511">
        <w:rPr>
          <w:rFonts w:ascii="Times New Roman" w:hAnsi="Times New Roman" w:cs="Times New Roman"/>
        </w:rPr>
        <w:t xml:space="preserve">S.E. Cameron, J.L. Parra, P.G. Jones, A. Jarvis. 2005. Very </w:t>
      </w:r>
      <w:proofErr w:type="gramStart"/>
      <w:r w:rsidRPr="00A32511">
        <w:rPr>
          <w:rFonts w:ascii="Times New Roman" w:hAnsi="Times New Roman" w:cs="Times New Roman"/>
        </w:rPr>
        <w:t>high resolution</w:t>
      </w:r>
      <w:proofErr w:type="gramEnd"/>
      <w:r w:rsidRPr="00A32511">
        <w:rPr>
          <w:rFonts w:ascii="Times New Roman" w:hAnsi="Times New Roman" w:cs="Times New Roman"/>
        </w:rPr>
        <w:t xml:space="preserve"> interpolated climate surfaces for global land areas</w:t>
      </w:r>
    </w:p>
    <w:p w14:paraId="2C50F8B0" w14:textId="63D5D292" w:rsidR="00330167" w:rsidRPr="00A32511" w:rsidRDefault="00330167" w:rsidP="00330167">
      <w:pPr>
        <w:rPr>
          <w:rFonts w:ascii="Times New Roman" w:hAnsi="Times New Roman" w:cs="Times New Roman"/>
        </w:rPr>
      </w:pPr>
      <w:r w:rsidRPr="00A32511">
        <w:rPr>
          <w:rFonts w:ascii="Times New Roman" w:hAnsi="Times New Roman" w:cs="Times New Roman"/>
        </w:rPr>
        <w:t>International Journal of Climatology 25</w:t>
      </w:r>
      <w:r w:rsidR="00AA2A69" w:rsidRPr="00A32511">
        <w:rPr>
          <w:rFonts w:ascii="Times New Roman" w:hAnsi="Times New Roman" w:cs="Times New Roman"/>
        </w:rPr>
        <w:t>:</w:t>
      </w:r>
      <w:r w:rsidRPr="00A32511">
        <w:rPr>
          <w:rFonts w:ascii="Times New Roman" w:hAnsi="Times New Roman" w:cs="Times New Roman"/>
        </w:rPr>
        <w:t>1965-1978.</w:t>
      </w:r>
    </w:p>
    <w:p w14:paraId="04291310" w14:textId="3EECFFEC" w:rsidR="00330167" w:rsidRPr="00A32511" w:rsidRDefault="00330167" w:rsidP="00EE7F0A">
      <w:pPr>
        <w:rPr>
          <w:rFonts w:ascii="Times New Roman" w:hAnsi="Times New Roman" w:cs="Times New Roman"/>
        </w:rPr>
      </w:pPr>
    </w:p>
    <w:p w14:paraId="63E2B981" w14:textId="4D7D47C4" w:rsidR="00A32511" w:rsidRDefault="00A32511" w:rsidP="00AA2A69">
      <w:pPr>
        <w:rPr>
          <w:rFonts w:ascii="Times New Roman" w:hAnsi="Times New Roman" w:cs="Times New Roman"/>
        </w:rPr>
      </w:pPr>
      <w:r>
        <w:rPr>
          <w:rFonts w:ascii="Times New Roman" w:hAnsi="Times New Roman" w:cs="Times New Roman"/>
        </w:rPr>
        <w:t xml:space="preserve">IUCN. 2010. </w:t>
      </w:r>
      <w:r>
        <w:rPr>
          <w:rFonts w:ascii="Times New Roman" w:hAnsi="Times New Roman" w:cs="Times New Roman"/>
          <w:i/>
        </w:rPr>
        <w:t>IUCN Red List of Threatened Species Version 2010</w:t>
      </w:r>
      <w:r>
        <w:rPr>
          <w:rFonts w:ascii="Times New Roman" w:hAnsi="Times New Roman" w:cs="Times New Roman"/>
        </w:rPr>
        <w:t xml:space="preserve">. [Database]. Retrieved from: </w:t>
      </w:r>
      <w:hyperlink r:id="rId15" w:history="1">
        <w:r w:rsidRPr="00F862E1">
          <w:rPr>
            <w:rStyle w:val="Hyperlink"/>
            <w:rFonts w:ascii="Times New Roman" w:hAnsi="Times New Roman" w:cs="Times New Roman"/>
          </w:rPr>
          <w:t>www.iucnredlist.org</w:t>
        </w:r>
      </w:hyperlink>
    </w:p>
    <w:p w14:paraId="6275CC0A" w14:textId="603EC5A9" w:rsidR="00A32511" w:rsidRDefault="00A32511" w:rsidP="00AA2A69">
      <w:pPr>
        <w:rPr>
          <w:rFonts w:ascii="Times New Roman" w:hAnsi="Times New Roman" w:cs="Times New Roman"/>
        </w:rPr>
      </w:pPr>
    </w:p>
    <w:p w14:paraId="6331CEF1" w14:textId="632D2F3D" w:rsidR="00385C21" w:rsidRDefault="00385C21" w:rsidP="00AA2A69">
      <w:pPr>
        <w:rPr>
          <w:rFonts w:ascii="Times New Roman" w:hAnsi="Times New Roman" w:cs="Times New Roman"/>
        </w:rPr>
      </w:pPr>
      <w:r>
        <w:rPr>
          <w:rFonts w:ascii="Times New Roman" w:hAnsi="Times New Roman" w:cs="Times New Roman"/>
        </w:rPr>
        <w:lastRenderedPageBreak/>
        <w:t>Machado-Machado, EA. 2012. Empirical mapping of suitability to dengue fever in Mexico using species distribution modeling. Applied Geography 33:82-93.</w:t>
      </w:r>
    </w:p>
    <w:p w14:paraId="45516FE7" w14:textId="77777777" w:rsidR="00385C21" w:rsidRPr="00A32511" w:rsidRDefault="00385C21" w:rsidP="00AA2A69">
      <w:pPr>
        <w:rPr>
          <w:rFonts w:ascii="Times New Roman" w:hAnsi="Times New Roman" w:cs="Times New Roman"/>
        </w:rPr>
      </w:pPr>
    </w:p>
    <w:p w14:paraId="3E2C3128" w14:textId="31C4BF11" w:rsidR="00AA2A69" w:rsidRPr="00A32511" w:rsidRDefault="00AA2A69" w:rsidP="00AA2A69">
      <w:pPr>
        <w:rPr>
          <w:rFonts w:ascii="Times New Roman" w:hAnsi="Times New Roman" w:cs="Times New Roman"/>
        </w:rPr>
      </w:pPr>
      <w:r w:rsidRPr="00A32511">
        <w:rPr>
          <w:rFonts w:ascii="Times New Roman" w:hAnsi="Times New Roman" w:cs="Times New Roman"/>
        </w:rPr>
        <w:t>Peterson, AT, and Y. Nakazawa. 2008. Environmental data sets matter in ecological niche modelling: an example with </w:t>
      </w:r>
      <w:proofErr w:type="spellStart"/>
      <w:r w:rsidRPr="00A32511">
        <w:rPr>
          <w:rFonts w:ascii="Times New Roman" w:hAnsi="Times New Roman" w:cs="Times New Roman"/>
        </w:rPr>
        <w:t>Solenopsis</w:t>
      </w:r>
      <w:proofErr w:type="spellEnd"/>
      <w:r w:rsidRPr="00A32511">
        <w:rPr>
          <w:rFonts w:ascii="Times New Roman" w:hAnsi="Times New Roman" w:cs="Times New Roman"/>
        </w:rPr>
        <w:t xml:space="preserve"> </w:t>
      </w:r>
      <w:proofErr w:type="spellStart"/>
      <w:r w:rsidRPr="00A32511">
        <w:rPr>
          <w:rFonts w:ascii="Times New Roman" w:hAnsi="Times New Roman" w:cs="Times New Roman"/>
        </w:rPr>
        <w:t>invicta</w:t>
      </w:r>
      <w:proofErr w:type="spellEnd"/>
      <w:r w:rsidRPr="00A32511">
        <w:rPr>
          <w:rFonts w:ascii="Times New Roman" w:hAnsi="Times New Roman" w:cs="Times New Roman"/>
        </w:rPr>
        <w:t> and </w:t>
      </w:r>
      <w:proofErr w:type="spellStart"/>
      <w:r w:rsidRPr="00A32511">
        <w:rPr>
          <w:rFonts w:ascii="Times New Roman" w:hAnsi="Times New Roman" w:cs="Times New Roman"/>
        </w:rPr>
        <w:t>Solenopsis</w:t>
      </w:r>
      <w:proofErr w:type="spellEnd"/>
      <w:r w:rsidRPr="00A32511">
        <w:rPr>
          <w:rFonts w:ascii="Times New Roman" w:hAnsi="Times New Roman" w:cs="Times New Roman"/>
        </w:rPr>
        <w:t xml:space="preserve"> </w:t>
      </w:r>
      <w:proofErr w:type="spellStart"/>
      <w:r w:rsidRPr="00A32511">
        <w:rPr>
          <w:rFonts w:ascii="Times New Roman" w:hAnsi="Times New Roman" w:cs="Times New Roman"/>
        </w:rPr>
        <w:t>richteri</w:t>
      </w:r>
      <w:proofErr w:type="spellEnd"/>
    </w:p>
    <w:p w14:paraId="4066993B" w14:textId="0A37DCB8" w:rsidR="00AA2A69" w:rsidRPr="00A32511" w:rsidRDefault="00AA2A69" w:rsidP="00AA2A69">
      <w:pPr>
        <w:rPr>
          <w:rFonts w:ascii="Times New Roman" w:hAnsi="Times New Roman" w:cs="Times New Roman"/>
        </w:rPr>
      </w:pPr>
      <w:r w:rsidRPr="00A32511">
        <w:rPr>
          <w:rFonts w:ascii="Times New Roman" w:hAnsi="Times New Roman" w:cs="Times New Roman"/>
        </w:rPr>
        <w:t>Global Ecol. Biogeogr. 17:135-144.</w:t>
      </w:r>
    </w:p>
    <w:p w14:paraId="22D5852E" w14:textId="79F286FC" w:rsidR="00AA2A69" w:rsidRDefault="00AA2A69" w:rsidP="00EE7F0A">
      <w:pPr>
        <w:rPr>
          <w:rFonts w:ascii="Times New Roman" w:hAnsi="Times New Roman" w:cs="Times New Roman"/>
        </w:rPr>
      </w:pPr>
    </w:p>
    <w:p w14:paraId="6831684E" w14:textId="1CDCD57E" w:rsidR="007D281D" w:rsidRDefault="007D281D" w:rsidP="00EE7F0A">
      <w:pPr>
        <w:rPr>
          <w:rFonts w:ascii="Times New Roman" w:eastAsia="Times New Roman" w:hAnsi="Times New Roman" w:cs="Times New Roman"/>
        </w:rPr>
      </w:pPr>
      <w:proofErr w:type="spellStart"/>
      <w:r>
        <w:rPr>
          <w:rFonts w:ascii="Times New Roman" w:hAnsi="Times New Roman" w:cs="Times New Roman"/>
        </w:rPr>
        <w:t>Swets</w:t>
      </w:r>
      <w:proofErr w:type="spellEnd"/>
      <w:r w:rsidR="00385C21">
        <w:rPr>
          <w:rFonts w:ascii="Times New Roman" w:hAnsi="Times New Roman" w:cs="Times New Roman"/>
        </w:rPr>
        <w:t>, JA.</w:t>
      </w:r>
      <w:r>
        <w:rPr>
          <w:rFonts w:ascii="Times New Roman" w:hAnsi="Times New Roman" w:cs="Times New Roman"/>
        </w:rPr>
        <w:t xml:space="preserve"> </w:t>
      </w:r>
      <w:r w:rsidRPr="008224D4">
        <w:rPr>
          <w:rFonts w:ascii="Times New Roman" w:eastAsia="Times New Roman" w:hAnsi="Times New Roman" w:cs="Times New Roman"/>
          <w:rPrChange w:id="19" w:author="Flading, Sean P" w:date="2019-06-17T12:08:00Z">
            <w:rPr>
              <w:rFonts w:ascii="Times" w:hAnsi="Times"/>
              <w:sz w:val="16"/>
              <w:szCs w:val="16"/>
            </w:rPr>
          </w:rPrChange>
        </w:rPr>
        <w:t xml:space="preserve">Measuring the accuracy of diagnostic systems. </w:t>
      </w:r>
      <w:r w:rsidRPr="008224D4">
        <w:rPr>
          <w:rFonts w:ascii="Times New Roman" w:eastAsia="Times New Roman" w:hAnsi="Times New Roman" w:cs="Times New Roman"/>
          <w:i/>
          <w:iCs/>
          <w:rPrChange w:id="20" w:author="Flading, Sean P" w:date="2019-06-17T12:08:00Z">
            <w:rPr>
              <w:rFonts w:ascii="Times" w:hAnsi="Times"/>
              <w:i/>
              <w:iCs/>
              <w:sz w:val="16"/>
              <w:szCs w:val="16"/>
            </w:rPr>
          </w:rPrChange>
        </w:rPr>
        <w:t>Science</w:t>
      </w:r>
      <w:r w:rsidRPr="008224D4">
        <w:rPr>
          <w:rFonts w:ascii="Times New Roman" w:eastAsia="Times New Roman" w:hAnsi="Times New Roman" w:cs="Times New Roman"/>
          <w:rPrChange w:id="21" w:author="Flading, Sean P" w:date="2019-06-17T12:08:00Z">
            <w:rPr>
              <w:rFonts w:ascii="Times" w:hAnsi="Times"/>
              <w:sz w:val="16"/>
              <w:szCs w:val="16"/>
            </w:rPr>
          </w:rPrChange>
        </w:rPr>
        <w:t xml:space="preserve">, </w:t>
      </w:r>
      <w:r w:rsidRPr="008224D4">
        <w:rPr>
          <w:rFonts w:ascii="Times New Roman" w:eastAsia="Times New Roman" w:hAnsi="Times New Roman" w:cs="Times New Roman"/>
          <w:i/>
          <w:iCs/>
          <w:rPrChange w:id="22" w:author="Flading, Sean P" w:date="2019-06-17T12:08:00Z">
            <w:rPr>
              <w:rFonts w:ascii="Times" w:hAnsi="Times"/>
              <w:i/>
              <w:iCs/>
              <w:sz w:val="16"/>
              <w:szCs w:val="16"/>
            </w:rPr>
          </w:rPrChange>
        </w:rPr>
        <w:t>240</w:t>
      </w:r>
      <w:r w:rsidRPr="008224D4">
        <w:rPr>
          <w:rFonts w:ascii="Times New Roman" w:eastAsia="Times New Roman" w:hAnsi="Times New Roman" w:cs="Times New Roman"/>
          <w:rPrChange w:id="23" w:author="Flading, Sean P" w:date="2019-06-17T12:08:00Z">
            <w:rPr>
              <w:rFonts w:ascii="Times" w:hAnsi="Times"/>
              <w:sz w:val="16"/>
              <w:szCs w:val="16"/>
            </w:rPr>
          </w:rPrChange>
        </w:rPr>
        <w:t>, 1285–1293.</w:t>
      </w:r>
    </w:p>
    <w:p w14:paraId="087789DF" w14:textId="77777777" w:rsidR="007D281D" w:rsidRPr="00A32511" w:rsidRDefault="007D281D" w:rsidP="00EE7F0A">
      <w:pPr>
        <w:rPr>
          <w:rFonts w:ascii="Times New Roman" w:hAnsi="Times New Roman" w:cs="Times New Roman"/>
        </w:rPr>
      </w:pPr>
    </w:p>
    <w:p w14:paraId="32F15632" w14:textId="77777777" w:rsidR="00EE7F0A" w:rsidRPr="002301D8" w:rsidRDefault="00EE7F0A" w:rsidP="00EE7F0A">
      <w:pPr>
        <w:rPr>
          <w:rFonts w:ascii="Times New Roman" w:hAnsi="Times New Roman" w:cs="Times New Roman"/>
        </w:rPr>
      </w:pPr>
      <w:r w:rsidRPr="002301D8">
        <w:rPr>
          <w:rFonts w:ascii="Times New Roman" w:hAnsi="Times New Roman" w:cs="Times New Roman"/>
        </w:rPr>
        <w:t xml:space="preserve">Title, P. O. and </w:t>
      </w:r>
      <w:proofErr w:type="spellStart"/>
      <w:r w:rsidRPr="002301D8">
        <w:rPr>
          <w:rFonts w:ascii="Times New Roman" w:hAnsi="Times New Roman" w:cs="Times New Roman"/>
        </w:rPr>
        <w:t>Bemmels</w:t>
      </w:r>
      <w:proofErr w:type="spellEnd"/>
      <w:r w:rsidRPr="002301D8">
        <w:rPr>
          <w:rFonts w:ascii="Times New Roman" w:hAnsi="Times New Roman" w:cs="Times New Roman"/>
        </w:rPr>
        <w:t>, J. B. 2018</w:t>
      </w:r>
      <w:r>
        <w:rPr>
          <w:rFonts w:ascii="Times New Roman" w:hAnsi="Times New Roman" w:cs="Times New Roman"/>
        </w:rPr>
        <w:t xml:space="preserve">. </w:t>
      </w:r>
      <w:r w:rsidRPr="002301D8">
        <w:rPr>
          <w:rFonts w:ascii="Times New Roman" w:hAnsi="Times New Roman" w:cs="Times New Roman"/>
        </w:rPr>
        <w:t xml:space="preserve">ENVIREM: an expanded set of bioclimatic and topographic variables increases flexibility and improves performance of ecological niche modeling. </w:t>
      </w:r>
      <w:proofErr w:type="spellStart"/>
      <w:r w:rsidRPr="002301D8">
        <w:rPr>
          <w:rFonts w:ascii="Times New Roman" w:hAnsi="Times New Roman" w:cs="Times New Roman"/>
        </w:rPr>
        <w:t>Ecography</w:t>
      </w:r>
      <w:proofErr w:type="spellEnd"/>
      <w:r w:rsidRPr="002301D8">
        <w:rPr>
          <w:rFonts w:ascii="Times New Roman" w:hAnsi="Times New Roman" w:cs="Times New Roman"/>
        </w:rPr>
        <w:t xml:space="preserve">, 41: 291-307. </w:t>
      </w:r>
    </w:p>
    <w:p w14:paraId="6F8477F4" w14:textId="77777777" w:rsidR="00EE7F0A" w:rsidRDefault="00EE7F0A" w:rsidP="00EE7F0A">
      <w:pPr>
        <w:rPr>
          <w:rFonts w:ascii="Times New Roman" w:hAnsi="Times New Roman" w:cs="Times New Roman"/>
        </w:rPr>
      </w:pPr>
    </w:p>
    <w:p w14:paraId="4CDCD024" w14:textId="47FAC9E5" w:rsidR="00EE7F0A" w:rsidRDefault="00EE7F0A">
      <w:pPr>
        <w:rPr>
          <w:rFonts w:ascii="Times New Roman" w:hAnsi="Times New Roman" w:cs="Times New Roman"/>
          <w:b/>
        </w:rPr>
      </w:pPr>
    </w:p>
    <w:p w14:paraId="7B203293" w14:textId="77777777" w:rsidR="00EE7F0A" w:rsidRDefault="00EE7F0A">
      <w:pPr>
        <w:rPr>
          <w:rFonts w:ascii="Times New Roman" w:hAnsi="Times New Roman" w:cs="Times New Roman"/>
          <w:b/>
        </w:rPr>
      </w:pPr>
    </w:p>
    <w:p w14:paraId="7D34A27B" w14:textId="183362C9" w:rsidR="00EE7F0A" w:rsidRPr="00EE7F0A" w:rsidRDefault="00EE7F0A">
      <w:pPr>
        <w:rPr>
          <w:rFonts w:ascii="Times New Roman" w:hAnsi="Times New Roman" w:cs="Times New Roman"/>
          <w:b/>
        </w:rPr>
      </w:pPr>
      <w:r w:rsidRPr="00EE7F0A">
        <w:rPr>
          <w:rFonts w:ascii="Times New Roman" w:hAnsi="Times New Roman" w:cs="Times New Roman"/>
          <w:b/>
        </w:rPr>
        <w:t>Supplemental Material</w:t>
      </w:r>
    </w:p>
    <w:p w14:paraId="0661653B" w14:textId="77777777" w:rsidR="00EE7F0A" w:rsidRPr="00EE7F0A" w:rsidRDefault="00EE7F0A">
      <w:pPr>
        <w:rPr>
          <w:rFonts w:ascii="Times New Roman" w:hAnsi="Times New Roman" w:cs="Times New Roman"/>
          <w:u w:val="single"/>
        </w:rPr>
      </w:pPr>
    </w:p>
    <w:p w14:paraId="47D708B8" w14:textId="77777777" w:rsidR="00EE7F0A" w:rsidRDefault="00EE7F0A" w:rsidP="00EE7F0A">
      <w:pPr>
        <w:rPr>
          <w:rFonts w:ascii="Times New Roman" w:hAnsi="Times New Roman" w:cs="Times New Roman"/>
        </w:rPr>
      </w:pPr>
      <w:r>
        <w:rPr>
          <w:rFonts w:ascii="Times New Roman" w:hAnsi="Times New Roman" w:cs="Times New Roman"/>
        </w:rPr>
        <w:t>Table S1</w:t>
      </w:r>
    </w:p>
    <w:tbl>
      <w:tblPr>
        <w:tblStyle w:val="TableGrid"/>
        <w:tblW w:w="0" w:type="auto"/>
        <w:tblLook w:val="04A0" w:firstRow="1" w:lastRow="0" w:firstColumn="1" w:lastColumn="0" w:noHBand="0" w:noVBand="1"/>
      </w:tblPr>
      <w:tblGrid>
        <w:gridCol w:w="1985"/>
        <w:gridCol w:w="890"/>
        <w:gridCol w:w="1440"/>
        <w:gridCol w:w="1170"/>
        <w:gridCol w:w="3865"/>
      </w:tblGrid>
      <w:tr w:rsidR="003F5A61" w14:paraId="3F51D695" w14:textId="5549D0DD" w:rsidTr="003F5A61">
        <w:tc>
          <w:tcPr>
            <w:tcW w:w="1985" w:type="dxa"/>
          </w:tcPr>
          <w:p w14:paraId="1F76561C" w14:textId="77777777" w:rsidR="003F5A61" w:rsidRDefault="003F5A61" w:rsidP="00346C24">
            <w:pPr>
              <w:rPr>
                <w:rFonts w:ascii="Times New Roman" w:hAnsi="Times New Roman" w:cs="Times New Roman"/>
              </w:rPr>
            </w:pPr>
            <w:r>
              <w:rPr>
                <w:rFonts w:ascii="Times New Roman" w:hAnsi="Times New Roman" w:cs="Times New Roman"/>
              </w:rPr>
              <w:t>Variable</w:t>
            </w:r>
          </w:p>
        </w:tc>
        <w:tc>
          <w:tcPr>
            <w:tcW w:w="890" w:type="dxa"/>
          </w:tcPr>
          <w:p w14:paraId="19D22CCB" w14:textId="77777777" w:rsidR="003F5A61" w:rsidRDefault="003F5A61" w:rsidP="00346C24">
            <w:pPr>
              <w:rPr>
                <w:rFonts w:ascii="Times New Roman" w:hAnsi="Times New Roman" w:cs="Times New Roman"/>
              </w:rPr>
            </w:pPr>
            <w:r>
              <w:rPr>
                <w:rFonts w:ascii="Times New Roman" w:hAnsi="Times New Roman" w:cs="Times New Roman"/>
              </w:rPr>
              <w:t>Z</w:t>
            </w:r>
          </w:p>
        </w:tc>
        <w:tc>
          <w:tcPr>
            <w:tcW w:w="1440" w:type="dxa"/>
          </w:tcPr>
          <w:p w14:paraId="2F0D1933" w14:textId="77777777" w:rsidR="003F5A61" w:rsidRDefault="003F5A61" w:rsidP="00346C24">
            <w:pPr>
              <w:rPr>
                <w:rFonts w:ascii="Times New Roman" w:hAnsi="Times New Roman" w:cs="Times New Roman"/>
              </w:rPr>
            </w:pPr>
            <w:r>
              <w:rPr>
                <w:rFonts w:ascii="Times New Roman" w:hAnsi="Times New Roman" w:cs="Times New Roman"/>
              </w:rPr>
              <w:t>Pairwise P</w:t>
            </w:r>
          </w:p>
        </w:tc>
        <w:tc>
          <w:tcPr>
            <w:tcW w:w="1170" w:type="dxa"/>
          </w:tcPr>
          <w:p w14:paraId="248C8EDF" w14:textId="77777777" w:rsidR="003F5A61" w:rsidRDefault="003F5A61" w:rsidP="00346C24">
            <w:pPr>
              <w:rPr>
                <w:rFonts w:ascii="Times New Roman" w:hAnsi="Times New Roman" w:cs="Times New Roman"/>
              </w:rPr>
            </w:pPr>
            <w:r>
              <w:rPr>
                <w:rFonts w:ascii="Times New Roman" w:hAnsi="Times New Roman" w:cs="Times New Roman"/>
              </w:rPr>
              <w:t>Alpha</w:t>
            </w:r>
          </w:p>
        </w:tc>
        <w:tc>
          <w:tcPr>
            <w:tcW w:w="3865" w:type="dxa"/>
          </w:tcPr>
          <w:p w14:paraId="0BDE9192" w14:textId="7608AB98" w:rsidR="003F5A61" w:rsidRDefault="003F5A61" w:rsidP="00346C24">
            <w:pPr>
              <w:rPr>
                <w:rFonts w:ascii="Times New Roman" w:hAnsi="Times New Roman" w:cs="Times New Roman"/>
              </w:rPr>
            </w:pPr>
            <w:r>
              <w:rPr>
                <w:rFonts w:ascii="Times New Roman" w:hAnsi="Times New Roman" w:cs="Times New Roman"/>
              </w:rPr>
              <w:t>Variable Justification</w:t>
            </w:r>
          </w:p>
        </w:tc>
      </w:tr>
      <w:tr w:rsidR="003F5A61" w14:paraId="1445A308" w14:textId="74833500" w:rsidTr="003F5A61">
        <w:tc>
          <w:tcPr>
            <w:tcW w:w="1985" w:type="dxa"/>
          </w:tcPr>
          <w:p w14:paraId="41A1D63D" w14:textId="77777777" w:rsidR="003F5A61" w:rsidRDefault="003F5A61" w:rsidP="00346C24">
            <w:pPr>
              <w:rPr>
                <w:rFonts w:ascii="Times New Roman" w:hAnsi="Times New Roman" w:cs="Times New Roman"/>
              </w:rPr>
            </w:pPr>
            <w:r>
              <w:rPr>
                <w:rFonts w:ascii="Times New Roman" w:hAnsi="Times New Roman" w:cs="Times New Roman"/>
              </w:rPr>
              <w:t>BIO1</w:t>
            </w:r>
          </w:p>
        </w:tc>
        <w:tc>
          <w:tcPr>
            <w:tcW w:w="890" w:type="dxa"/>
          </w:tcPr>
          <w:p w14:paraId="78A4C044" w14:textId="77777777" w:rsidR="003F5A61" w:rsidRDefault="003F5A61" w:rsidP="00346C24">
            <w:pPr>
              <w:rPr>
                <w:rFonts w:ascii="Times New Roman" w:hAnsi="Times New Roman" w:cs="Times New Roman"/>
              </w:rPr>
            </w:pPr>
          </w:p>
        </w:tc>
        <w:tc>
          <w:tcPr>
            <w:tcW w:w="1440" w:type="dxa"/>
          </w:tcPr>
          <w:p w14:paraId="6370F64C" w14:textId="77777777" w:rsidR="003F5A61" w:rsidRDefault="003F5A61" w:rsidP="00346C24">
            <w:pPr>
              <w:rPr>
                <w:rFonts w:ascii="Times New Roman" w:hAnsi="Times New Roman" w:cs="Times New Roman"/>
              </w:rPr>
            </w:pPr>
            <w:r>
              <w:rPr>
                <w:rFonts w:ascii="Times New Roman" w:hAnsi="Times New Roman" w:cs="Times New Roman"/>
              </w:rPr>
              <w:t>0.001</w:t>
            </w:r>
          </w:p>
        </w:tc>
        <w:tc>
          <w:tcPr>
            <w:tcW w:w="1170" w:type="dxa"/>
          </w:tcPr>
          <w:p w14:paraId="7FA5BCB7" w14:textId="77777777" w:rsidR="003F5A61" w:rsidRDefault="003F5A61" w:rsidP="00346C24">
            <w:pPr>
              <w:rPr>
                <w:rFonts w:ascii="Times New Roman" w:hAnsi="Times New Roman" w:cs="Times New Roman"/>
              </w:rPr>
            </w:pPr>
            <w:r>
              <w:rPr>
                <w:rFonts w:ascii="Times New Roman" w:hAnsi="Times New Roman" w:cs="Times New Roman"/>
              </w:rPr>
              <w:t>0.05/12</w:t>
            </w:r>
          </w:p>
        </w:tc>
        <w:tc>
          <w:tcPr>
            <w:tcW w:w="3865" w:type="dxa"/>
          </w:tcPr>
          <w:p w14:paraId="68952C38" w14:textId="76201489"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1D4D79AB" w14:textId="3DCE5DD9" w:rsidTr="003F5A61">
        <w:tc>
          <w:tcPr>
            <w:tcW w:w="1985" w:type="dxa"/>
          </w:tcPr>
          <w:p w14:paraId="4E8C28C5" w14:textId="77777777" w:rsidR="003F5A61" w:rsidRDefault="003F5A61" w:rsidP="00346C24">
            <w:pPr>
              <w:rPr>
                <w:rFonts w:ascii="Times New Roman" w:hAnsi="Times New Roman" w:cs="Times New Roman"/>
              </w:rPr>
            </w:pPr>
            <w:r>
              <w:rPr>
                <w:rFonts w:ascii="Times New Roman" w:hAnsi="Times New Roman" w:cs="Times New Roman"/>
              </w:rPr>
              <w:t>BIO5</w:t>
            </w:r>
          </w:p>
        </w:tc>
        <w:tc>
          <w:tcPr>
            <w:tcW w:w="890" w:type="dxa"/>
          </w:tcPr>
          <w:p w14:paraId="7204F69D" w14:textId="77777777" w:rsidR="003F5A61" w:rsidRDefault="003F5A61" w:rsidP="00346C24">
            <w:pPr>
              <w:rPr>
                <w:rFonts w:ascii="Times New Roman" w:hAnsi="Times New Roman" w:cs="Times New Roman"/>
              </w:rPr>
            </w:pPr>
          </w:p>
        </w:tc>
        <w:tc>
          <w:tcPr>
            <w:tcW w:w="1440" w:type="dxa"/>
          </w:tcPr>
          <w:p w14:paraId="4375D833" w14:textId="77777777" w:rsidR="003F5A61" w:rsidRDefault="003F5A61" w:rsidP="00346C24">
            <w:pPr>
              <w:rPr>
                <w:rFonts w:ascii="Times New Roman" w:hAnsi="Times New Roman" w:cs="Times New Roman"/>
              </w:rPr>
            </w:pPr>
            <w:r>
              <w:rPr>
                <w:rFonts w:ascii="Times New Roman" w:hAnsi="Times New Roman" w:cs="Times New Roman"/>
              </w:rPr>
              <w:t>0.002</w:t>
            </w:r>
          </w:p>
        </w:tc>
        <w:tc>
          <w:tcPr>
            <w:tcW w:w="1170" w:type="dxa"/>
          </w:tcPr>
          <w:p w14:paraId="1AF3FD6A" w14:textId="77777777" w:rsidR="003F5A61" w:rsidRDefault="003F5A61" w:rsidP="00346C24">
            <w:pPr>
              <w:rPr>
                <w:rFonts w:ascii="Times New Roman" w:hAnsi="Times New Roman" w:cs="Times New Roman"/>
              </w:rPr>
            </w:pPr>
            <w:r>
              <w:rPr>
                <w:rFonts w:ascii="Times New Roman" w:hAnsi="Times New Roman" w:cs="Times New Roman"/>
              </w:rPr>
              <w:t>0.05/7</w:t>
            </w:r>
          </w:p>
        </w:tc>
        <w:tc>
          <w:tcPr>
            <w:tcW w:w="3865" w:type="dxa"/>
          </w:tcPr>
          <w:p w14:paraId="30F33130" w14:textId="4DA1F637"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1E4705F2" w14:textId="7CB2D2BA" w:rsidTr="003F5A61">
        <w:tc>
          <w:tcPr>
            <w:tcW w:w="1985" w:type="dxa"/>
          </w:tcPr>
          <w:p w14:paraId="40414467" w14:textId="77777777" w:rsidR="003F5A61" w:rsidRDefault="003F5A61" w:rsidP="00346C24">
            <w:pPr>
              <w:rPr>
                <w:rFonts w:ascii="Times New Roman" w:hAnsi="Times New Roman" w:cs="Times New Roman"/>
              </w:rPr>
            </w:pPr>
            <w:r>
              <w:rPr>
                <w:rFonts w:ascii="Times New Roman" w:hAnsi="Times New Roman" w:cs="Times New Roman"/>
              </w:rPr>
              <w:t>BIO6</w:t>
            </w:r>
          </w:p>
        </w:tc>
        <w:tc>
          <w:tcPr>
            <w:tcW w:w="890" w:type="dxa"/>
          </w:tcPr>
          <w:p w14:paraId="22E9EE80" w14:textId="77777777" w:rsidR="003F5A61" w:rsidRDefault="003F5A61" w:rsidP="00346C24">
            <w:pPr>
              <w:rPr>
                <w:rFonts w:ascii="Times New Roman" w:hAnsi="Times New Roman" w:cs="Times New Roman"/>
              </w:rPr>
            </w:pPr>
          </w:p>
        </w:tc>
        <w:tc>
          <w:tcPr>
            <w:tcW w:w="1440" w:type="dxa"/>
          </w:tcPr>
          <w:p w14:paraId="036F5821" w14:textId="77777777" w:rsidR="003F5A61" w:rsidRDefault="003F5A61" w:rsidP="00346C24">
            <w:pPr>
              <w:rPr>
                <w:rFonts w:ascii="Times New Roman" w:hAnsi="Times New Roman" w:cs="Times New Roman"/>
              </w:rPr>
            </w:pPr>
            <w:r>
              <w:rPr>
                <w:rFonts w:ascii="Times New Roman" w:hAnsi="Times New Roman" w:cs="Times New Roman"/>
              </w:rPr>
              <w:t>0.001</w:t>
            </w:r>
          </w:p>
        </w:tc>
        <w:tc>
          <w:tcPr>
            <w:tcW w:w="1170" w:type="dxa"/>
          </w:tcPr>
          <w:p w14:paraId="6194A33B" w14:textId="77777777" w:rsidR="003F5A61" w:rsidRDefault="003F5A61" w:rsidP="00346C24">
            <w:pPr>
              <w:rPr>
                <w:rFonts w:ascii="Times New Roman" w:hAnsi="Times New Roman" w:cs="Times New Roman"/>
              </w:rPr>
            </w:pPr>
            <w:r>
              <w:rPr>
                <w:rFonts w:ascii="Times New Roman" w:hAnsi="Times New Roman" w:cs="Times New Roman"/>
              </w:rPr>
              <w:t>0.05/11</w:t>
            </w:r>
          </w:p>
        </w:tc>
        <w:tc>
          <w:tcPr>
            <w:tcW w:w="3865" w:type="dxa"/>
          </w:tcPr>
          <w:p w14:paraId="734B3708" w14:textId="596F85B4"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1B57E4C3" w14:textId="278B2BB6" w:rsidTr="003F5A61">
        <w:tc>
          <w:tcPr>
            <w:tcW w:w="1985" w:type="dxa"/>
          </w:tcPr>
          <w:p w14:paraId="25BBE3E4" w14:textId="77777777" w:rsidR="003F5A61" w:rsidRDefault="003F5A61" w:rsidP="00346C24">
            <w:pPr>
              <w:rPr>
                <w:rFonts w:ascii="Times New Roman" w:hAnsi="Times New Roman" w:cs="Times New Roman"/>
              </w:rPr>
            </w:pPr>
            <w:r>
              <w:rPr>
                <w:rFonts w:ascii="Times New Roman" w:hAnsi="Times New Roman" w:cs="Times New Roman"/>
              </w:rPr>
              <w:t>BIO12</w:t>
            </w:r>
          </w:p>
        </w:tc>
        <w:tc>
          <w:tcPr>
            <w:tcW w:w="890" w:type="dxa"/>
          </w:tcPr>
          <w:p w14:paraId="3422668A" w14:textId="77777777" w:rsidR="003F5A61" w:rsidRDefault="003F5A61" w:rsidP="00346C24">
            <w:pPr>
              <w:rPr>
                <w:rFonts w:ascii="Times New Roman" w:hAnsi="Times New Roman" w:cs="Times New Roman"/>
              </w:rPr>
            </w:pPr>
          </w:p>
        </w:tc>
        <w:tc>
          <w:tcPr>
            <w:tcW w:w="1440" w:type="dxa"/>
          </w:tcPr>
          <w:p w14:paraId="26C48544" w14:textId="76633752" w:rsidR="003F5A61" w:rsidRDefault="003F5A61" w:rsidP="00346C24">
            <w:pPr>
              <w:rPr>
                <w:rFonts w:ascii="Times New Roman" w:hAnsi="Times New Roman" w:cs="Times New Roman"/>
              </w:rPr>
            </w:pPr>
            <w:r>
              <w:rPr>
                <w:rFonts w:ascii="Times New Roman" w:hAnsi="Times New Roman" w:cs="Times New Roman"/>
              </w:rPr>
              <w:t>0.00</w:t>
            </w:r>
            <w:r w:rsidR="00330167">
              <w:rPr>
                <w:rFonts w:ascii="Times New Roman" w:hAnsi="Times New Roman" w:cs="Times New Roman"/>
              </w:rPr>
              <w:t>6</w:t>
            </w:r>
          </w:p>
        </w:tc>
        <w:tc>
          <w:tcPr>
            <w:tcW w:w="1170" w:type="dxa"/>
          </w:tcPr>
          <w:p w14:paraId="5C393FF8" w14:textId="77777777" w:rsidR="003F5A61" w:rsidRDefault="003F5A61" w:rsidP="00346C24">
            <w:pPr>
              <w:rPr>
                <w:rFonts w:ascii="Times New Roman" w:hAnsi="Times New Roman" w:cs="Times New Roman"/>
              </w:rPr>
            </w:pPr>
            <w:r>
              <w:rPr>
                <w:rFonts w:ascii="Times New Roman" w:hAnsi="Times New Roman" w:cs="Times New Roman"/>
              </w:rPr>
              <w:t>0.05/6</w:t>
            </w:r>
          </w:p>
        </w:tc>
        <w:tc>
          <w:tcPr>
            <w:tcW w:w="3865" w:type="dxa"/>
          </w:tcPr>
          <w:p w14:paraId="2118BE0F" w14:textId="26692F8C"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2D30AFFB" w14:textId="4D40103A" w:rsidTr="003F5A61">
        <w:tc>
          <w:tcPr>
            <w:tcW w:w="1985" w:type="dxa"/>
          </w:tcPr>
          <w:p w14:paraId="15EFD440" w14:textId="77777777" w:rsidR="003F5A61" w:rsidRDefault="003F5A61" w:rsidP="00346C24">
            <w:pPr>
              <w:rPr>
                <w:rFonts w:ascii="Times New Roman" w:hAnsi="Times New Roman" w:cs="Times New Roman"/>
              </w:rPr>
            </w:pPr>
            <w:r>
              <w:rPr>
                <w:rFonts w:ascii="Times New Roman" w:hAnsi="Times New Roman" w:cs="Times New Roman"/>
              </w:rPr>
              <w:t>BIO16</w:t>
            </w:r>
          </w:p>
        </w:tc>
        <w:tc>
          <w:tcPr>
            <w:tcW w:w="890" w:type="dxa"/>
          </w:tcPr>
          <w:p w14:paraId="2CAE52B3" w14:textId="77777777" w:rsidR="003F5A61" w:rsidRDefault="003F5A61" w:rsidP="00346C24">
            <w:pPr>
              <w:rPr>
                <w:rFonts w:ascii="Times New Roman" w:hAnsi="Times New Roman" w:cs="Times New Roman"/>
              </w:rPr>
            </w:pPr>
          </w:p>
        </w:tc>
        <w:tc>
          <w:tcPr>
            <w:tcW w:w="1440" w:type="dxa"/>
          </w:tcPr>
          <w:p w14:paraId="36A76064" w14:textId="77777777" w:rsidR="003F5A61" w:rsidRDefault="003F5A61" w:rsidP="00346C24">
            <w:pPr>
              <w:rPr>
                <w:rFonts w:ascii="Times New Roman" w:hAnsi="Times New Roman" w:cs="Times New Roman"/>
              </w:rPr>
            </w:pPr>
            <w:r>
              <w:rPr>
                <w:rFonts w:ascii="Times New Roman" w:hAnsi="Times New Roman" w:cs="Times New Roman"/>
              </w:rPr>
              <w:t>0.002</w:t>
            </w:r>
          </w:p>
        </w:tc>
        <w:tc>
          <w:tcPr>
            <w:tcW w:w="1170" w:type="dxa"/>
          </w:tcPr>
          <w:p w14:paraId="4E299B1E" w14:textId="77777777" w:rsidR="003F5A61" w:rsidRDefault="003F5A61" w:rsidP="00346C24">
            <w:pPr>
              <w:rPr>
                <w:rFonts w:ascii="Times New Roman" w:hAnsi="Times New Roman" w:cs="Times New Roman"/>
              </w:rPr>
            </w:pPr>
            <w:r>
              <w:rPr>
                <w:rFonts w:ascii="Times New Roman" w:hAnsi="Times New Roman" w:cs="Times New Roman"/>
              </w:rPr>
              <w:t>0.05/8</w:t>
            </w:r>
          </w:p>
        </w:tc>
        <w:tc>
          <w:tcPr>
            <w:tcW w:w="3865" w:type="dxa"/>
          </w:tcPr>
          <w:p w14:paraId="2DBB658D" w14:textId="2C51C994"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0A028A6E" w14:textId="09339BF5" w:rsidTr="003F5A61">
        <w:tc>
          <w:tcPr>
            <w:tcW w:w="1985" w:type="dxa"/>
          </w:tcPr>
          <w:p w14:paraId="3FDC011B" w14:textId="77777777" w:rsidR="003F5A61" w:rsidRDefault="003F5A61" w:rsidP="00346C24">
            <w:pPr>
              <w:rPr>
                <w:rFonts w:ascii="Times New Roman" w:hAnsi="Times New Roman" w:cs="Times New Roman"/>
              </w:rPr>
            </w:pPr>
            <w:r>
              <w:rPr>
                <w:rFonts w:ascii="Times New Roman" w:hAnsi="Times New Roman" w:cs="Times New Roman"/>
              </w:rPr>
              <w:t>BIO17</w:t>
            </w:r>
          </w:p>
        </w:tc>
        <w:tc>
          <w:tcPr>
            <w:tcW w:w="890" w:type="dxa"/>
          </w:tcPr>
          <w:p w14:paraId="7623493D" w14:textId="77777777" w:rsidR="003F5A61" w:rsidRDefault="003F5A61" w:rsidP="00346C24">
            <w:pPr>
              <w:rPr>
                <w:rFonts w:ascii="Times New Roman" w:hAnsi="Times New Roman" w:cs="Times New Roman"/>
              </w:rPr>
            </w:pPr>
          </w:p>
        </w:tc>
        <w:tc>
          <w:tcPr>
            <w:tcW w:w="1440" w:type="dxa"/>
          </w:tcPr>
          <w:p w14:paraId="42BDA099" w14:textId="77777777" w:rsidR="003F5A61" w:rsidRDefault="003F5A61" w:rsidP="00346C24">
            <w:pPr>
              <w:rPr>
                <w:rFonts w:ascii="Times New Roman" w:hAnsi="Times New Roman" w:cs="Times New Roman"/>
              </w:rPr>
            </w:pPr>
            <w:r>
              <w:rPr>
                <w:rFonts w:ascii="Times New Roman" w:hAnsi="Times New Roman" w:cs="Times New Roman"/>
              </w:rPr>
              <w:t>0.236</w:t>
            </w:r>
          </w:p>
        </w:tc>
        <w:tc>
          <w:tcPr>
            <w:tcW w:w="1170" w:type="dxa"/>
          </w:tcPr>
          <w:p w14:paraId="7FC6D5BC" w14:textId="77777777" w:rsidR="003F5A61" w:rsidRDefault="003F5A61" w:rsidP="00346C24">
            <w:pPr>
              <w:rPr>
                <w:rFonts w:ascii="Times New Roman" w:hAnsi="Times New Roman" w:cs="Times New Roman"/>
              </w:rPr>
            </w:pPr>
          </w:p>
        </w:tc>
        <w:tc>
          <w:tcPr>
            <w:tcW w:w="3865" w:type="dxa"/>
          </w:tcPr>
          <w:p w14:paraId="1BF2AF4B" w14:textId="58AF03B0"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2386CC07" w14:textId="483B86F2" w:rsidTr="003F5A61">
        <w:tc>
          <w:tcPr>
            <w:tcW w:w="1985" w:type="dxa"/>
          </w:tcPr>
          <w:p w14:paraId="1E855EA0" w14:textId="77777777" w:rsidR="003F5A61" w:rsidRDefault="003F5A61" w:rsidP="00346C24">
            <w:pPr>
              <w:rPr>
                <w:rFonts w:ascii="Times New Roman" w:hAnsi="Times New Roman" w:cs="Times New Roman"/>
              </w:rPr>
            </w:pPr>
            <w:r>
              <w:rPr>
                <w:rFonts w:ascii="Times New Roman" w:hAnsi="Times New Roman" w:cs="Times New Roman"/>
              </w:rPr>
              <w:t>PET Annual</w:t>
            </w:r>
          </w:p>
        </w:tc>
        <w:tc>
          <w:tcPr>
            <w:tcW w:w="890" w:type="dxa"/>
          </w:tcPr>
          <w:p w14:paraId="7D8BF098" w14:textId="77777777" w:rsidR="003F5A61" w:rsidRDefault="003F5A61" w:rsidP="00346C24">
            <w:pPr>
              <w:rPr>
                <w:rFonts w:ascii="Times New Roman" w:hAnsi="Times New Roman" w:cs="Times New Roman"/>
              </w:rPr>
            </w:pPr>
          </w:p>
        </w:tc>
        <w:tc>
          <w:tcPr>
            <w:tcW w:w="1440" w:type="dxa"/>
          </w:tcPr>
          <w:p w14:paraId="7C99FA91" w14:textId="77777777" w:rsidR="003F5A61" w:rsidRDefault="003F5A61" w:rsidP="00346C24">
            <w:pPr>
              <w:rPr>
                <w:rFonts w:ascii="Times New Roman" w:hAnsi="Times New Roman" w:cs="Times New Roman"/>
              </w:rPr>
            </w:pPr>
            <w:r>
              <w:rPr>
                <w:rFonts w:ascii="Times New Roman" w:hAnsi="Times New Roman" w:cs="Times New Roman"/>
              </w:rPr>
              <w:t>0.002</w:t>
            </w:r>
          </w:p>
        </w:tc>
        <w:tc>
          <w:tcPr>
            <w:tcW w:w="1170" w:type="dxa"/>
          </w:tcPr>
          <w:p w14:paraId="3A2E768D" w14:textId="77777777" w:rsidR="003F5A61" w:rsidRDefault="003F5A61" w:rsidP="00346C24">
            <w:pPr>
              <w:rPr>
                <w:rFonts w:ascii="Times New Roman" w:hAnsi="Times New Roman" w:cs="Times New Roman"/>
              </w:rPr>
            </w:pPr>
            <w:r>
              <w:rPr>
                <w:rFonts w:ascii="Times New Roman" w:hAnsi="Times New Roman" w:cs="Times New Roman"/>
              </w:rPr>
              <w:t>0.05/9</w:t>
            </w:r>
          </w:p>
        </w:tc>
        <w:tc>
          <w:tcPr>
            <w:tcW w:w="3865" w:type="dxa"/>
          </w:tcPr>
          <w:p w14:paraId="2EB4BC52" w14:textId="421F29C4" w:rsidR="003F5A61" w:rsidRDefault="003F5A61" w:rsidP="00346C24">
            <w:pPr>
              <w:rPr>
                <w:rFonts w:ascii="Times New Roman" w:hAnsi="Times New Roman" w:cs="Times New Roman"/>
              </w:rPr>
            </w:pPr>
            <w:r>
              <w:rPr>
                <w:rFonts w:ascii="Times New Roman" w:hAnsi="Times New Roman" w:cs="Times New Roman"/>
              </w:rPr>
              <w:t>Currie 1991</w:t>
            </w:r>
          </w:p>
        </w:tc>
      </w:tr>
      <w:tr w:rsidR="003F5A61" w14:paraId="2BF92F19" w14:textId="66A9576D" w:rsidTr="003F5A61">
        <w:tc>
          <w:tcPr>
            <w:tcW w:w="1985" w:type="dxa"/>
          </w:tcPr>
          <w:p w14:paraId="054DE2FE" w14:textId="77777777" w:rsidR="003F5A61" w:rsidRDefault="003F5A61" w:rsidP="00346C24">
            <w:pPr>
              <w:rPr>
                <w:rFonts w:ascii="Times New Roman" w:hAnsi="Times New Roman" w:cs="Times New Roman"/>
              </w:rPr>
            </w:pPr>
            <w:r>
              <w:rPr>
                <w:rFonts w:ascii="Times New Roman" w:hAnsi="Times New Roman" w:cs="Times New Roman"/>
              </w:rPr>
              <w:t>PET of Wettest Q</w:t>
            </w:r>
          </w:p>
        </w:tc>
        <w:tc>
          <w:tcPr>
            <w:tcW w:w="890" w:type="dxa"/>
          </w:tcPr>
          <w:p w14:paraId="1809D177" w14:textId="77777777" w:rsidR="003F5A61" w:rsidRDefault="003F5A61" w:rsidP="00346C24">
            <w:pPr>
              <w:rPr>
                <w:rFonts w:ascii="Times New Roman" w:hAnsi="Times New Roman" w:cs="Times New Roman"/>
              </w:rPr>
            </w:pPr>
          </w:p>
        </w:tc>
        <w:tc>
          <w:tcPr>
            <w:tcW w:w="1440" w:type="dxa"/>
          </w:tcPr>
          <w:p w14:paraId="4BB575A2" w14:textId="77777777" w:rsidR="003F5A61" w:rsidRDefault="003F5A61" w:rsidP="00346C24">
            <w:pPr>
              <w:rPr>
                <w:rFonts w:ascii="Times New Roman" w:hAnsi="Times New Roman" w:cs="Times New Roman"/>
              </w:rPr>
            </w:pPr>
            <w:r>
              <w:rPr>
                <w:rFonts w:ascii="Times New Roman" w:hAnsi="Times New Roman" w:cs="Times New Roman"/>
              </w:rPr>
              <w:t>0.332</w:t>
            </w:r>
          </w:p>
        </w:tc>
        <w:tc>
          <w:tcPr>
            <w:tcW w:w="1170" w:type="dxa"/>
          </w:tcPr>
          <w:p w14:paraId="0B6E928F" w14:textId="77777777" w:rsidR="003F5A61" w:rsidRDefault="003F5A61" w:rsidP="00346C24">
            <w:pPr>
              <w:rPr>
                <w:rFonts w:ascii="Times New Roman" w:hAnsi="Times New Roman" w:cs="Times New Roman"/>
              </w:rPr>
            </w:pPr>
          </w:p>
        </w:tc>
        <w:tc>
          <w:tcPr>
            <w:tcW w:w="3865" w:type="dxa"/>
          </w:tcPr>
          <w:p w14:paraId="098BCEF0" w14:textId="4BDFBD16" w:rsidR="003F5A61" w:rsidRDefault="003F5A61" w:rsidP="00346C24">
            <w:pPr>
              <w:rPr>
                <w:rFonts w:ascii="Times New Roman" w:hAnsi="Times New Roman" w:cs="Times New Roman"/>
              </w:rPr>
            </w:pPr>
            <w:r>
              <w:rPr>
                <w:rFonts w:ascii="Times New Roman" w:hAnsi="Times New Roman" w:cs="Times New Roman"/>
              </w:rPr>
              <w:t>Currie 1991</w:t>
            </w:r>
          </w:p>
        </w:tc>
      </w:tr>
      <w:tr w:rsidR="003F5A61" w14:paraId="1B98E334" w14:textId="538E7499" w:rsidTr="003F5A61">
        <w:tc>
          <w:tcPr>
            <w:tcW w:w="1985" w:type="dxa"/>
          </w:tcPr>
          <w:p w14:paraId="11909FF0" w14:textId="77777777" w:rsidR="003F5A61" w:rsidRDefault="003F5A61" w:rsidP="00346C24">
            <w:pPr>
              <w:rPr>
                <w:rFonts w:ascii="Times New Roman" w:hAnsi="Times New Roman" w:cs="Times New Roman"/>
              </w:rPr>
            </w:pPr>
            <w:r>
              <w:rPr>
                <w:rFonts w:ascii="Times New Roman" w:hAnsi="Times New Roman" w:cs="Times New Roman"/>
              </w:rPr>
              <w:t>PET of Driest Q</w:t>
            </w:r>
          </w:p>
        </w:tc>
        <w:tc>
          <w:tcPr>
            <w:tcW w:w="890" w:type="dxa"/>
          </w:tcPr>
          <w:p w14:paraId="74546318" w14:textId="77777777" w:rsidR="003F5A61" w:rsidRDefault="003F5A61" w:rsidP="00346C24">
            <w:pPr>
              <w:rPr>
                <w:rFonts w:ascii="Times New Roman" w:hAnsi="Times New Roman" w:cs="Times New Roman"/>
              </w:rPr>
            </w:pPr>
          </w:p>
        </w:tc>
        <w:tc>
          <w:tcPr>
            <w:tcW w:w="1440" w:type="dxa"/>
          </w:tcPr>
          <w:p w14:paraId="646A96AA" w14:textId="77777777" w:rsidR="003F5A61" w:rsidRDefault="003F5A61" w:rsidP="00346C24">
            <w:pPr>
              <w:rPr>
                <w:rFonts w:ascii="Times New Roman" w:hAnsi="Times New Roman" w:cs="Times New Roman"/>
              </w:rPr>
            </w:pPr>
            <w:r>
              <w:rPr>
                <w:rFonts w:ascii="Times New Roman" w:hAnsi="Times New Roman" w:cs="Times New Roman"/>
              </w:rPr>
              <w:t>0.217</w:t>
            </w:r>
          </w:p>
        </w:tc>
        <w:tc>
          <w:tcPr>
            <w:tcW w:w="1170" w:type="dxa"/>
          </w:tcPr>
          <w:p w14:paraId="6822D6D7" w14:textId="77777777" w:rsidR="003F5A61" w:rsidRDefault="003F5A61" w:rsidP="00346C24">
            <w:pPr>
              <w:rPr>
                <w:rFonts w:ascii="Times New Roman" w:hAnsi="Times New Roman" w:cs="Times New Roman"/>
              </w:rPr>
            </w:pPr>
          </w:p>
        </w:tc>
        <w:tc>
          <w:tcPr>
            <w:tcW w:w="3865" w:type="dxa"/>
          </w:tcPr>
          <w:p w14:paraId="1B1C0041" w14:textId="7D03DE83" w:rsidR="003F5A61" w:rsidRDefault="003F5A61" w:rsidP="00346C24">
            <w:pPr>
              <w:rPr>
                <w:rFonts w:ascii="Times New Roman" w:hAnsi="Times New Roman" w:cs="Times New Roman"/>
              </w:rPr>
            </w:pPr>
            <w:r>
              <w:rPr>
                <w:rFonts w:ascii="Times New Roman" w:hAnsi="Times New Roman" w:cs="Times New Roman"/>
              </w:rPr>
              <w:t>Currie 1991</w:t>
            </w:r>
          </w:p>
        </w:tc>
      </w:tr>
      <w:tr w:rsidR="003F5A61" w14:paraId="19AF5B00" w14:textId="1C427BF5" w:rsidTr="003F5A61">
        <w:tc>
          <w:tcPr>
            <w:tcW w:w="1985" w:type="dxa"/>
          </w:tcPr>
          <w:p w14:paraId="53510759" w14:textId="77777777" w:rsidR="003F5A61" w:rsidRDefault="003F5A61" w:rsidP="00346C24">
            <w:pPr>
              <w:rPr>
                <w:rFonts w:ascii="Times New Roman" w:hAnsi="Times New Roman" w:cs="Times New Roman"/>
              </w:rPr>
            </w:pPr>
            <w:r>
              <w:rPr>
                <w:rFonts w:ascii="Times New Roman" w:hAnsi="Times New Roman" w:cs="Times New Roman"/>
              </w:rPr>
              <w:t>Elevation</w:t>
            </w:r>
          </w:p>
        </w:tc>
        <w:tc>
          <w:tcPr>
            <w:tcW w:w="890" w:type="dxa"/>
          </w:tcPr>
          <w:p w14:paraId="6693C9C8" w14:textId="77777777" w:rsidR="003F5A61" w:rsidRDefault="003F5A61" w:rsidP="00346C24">
            <w:pPr>
              <w:rPr>
                <w:rFonts w:ascii="Times New Roman" w:hAnsi="Times New Roman" w:cs="Times New Roman"/>
              </w:rPr>
            </w:pPr>
          </w:p>
        </w:tc>
        <w:tc>
          <w:tcPr>
            <w:tcW w:w="1440" w:type="dxa"/>
          </w:tcPr>
          <w:p w14:paraId="4EB0DF70" w14:textId="77777777" w:rsidR="003F5A61" w:rsidRDefault="003F5A61" w:rsidP="00346C24">
            <w:pPr>
              <w:rPr>
                <w:rFonts w:ascii="Times New Roman" w:hAnsi="Times New Roman" w:cs="Times New Roman"/>
              </w:rPr>
            </w:pPr>
            <w:r>
              <w:rPr>
                <w:rFonts w:ascii="Times New Roman" w:hAnsi="Times New Roman" w:cs="Times New Roman"/>
              </w:rPr>
              <w:t>0.001</w:t>
            </w:r>
          </w:p>
        </w:tc>
        <w:tc>
          <w:tcPr>
            <w:tcW w:w="1170" w:type="dxa"/>
          </w:tcPr>
          <w:p w14:paraId="7278A719" w14:textId="77777777" w:rsidR="003F5A61" w:rsidRDefault="003F5A61" w:rsidP="00346C24">
            <w:pPr>
              <w:rPr>
                <w:rFonts w:ascii="Times New Roman" w:hAnsi="Times New Roman" w:cs="Times New Roman"/>
              </w:rPr>
            </w:pPr>
            <w:r>
              <w:rPr>
                <w:rFonts w:ascii="Times New Roman" w:hAnsi="Times New Roman" w:cs="Times New Roman"/>
              </w:rPr>
              <w:t>0.05/10</w:t>
            </w:r>
          </w:p>
        </w:tc>
        <w:tc>
          <w:tcPr>
            <w:tcW w:w="3865" w:type="dxa"/>
          </w:tcPr>
          <w:p w14:paraId="3D9A1E47" w14:textId="77777777" w:rsidR="003F5A61" w:rsidRDefault="003F5A61" w:rsidP="00346C24">
            <w:pPr>
              <w:rPr>
                <w:rFonts w:ascii="Times New Roman" w:hAnsi="Times New Roman" w:cs="Times New Roman"/>
              </w:rPr>
            </w:pPr>
          </w:p>
        </w:tc>
      </w:tr>
      <w:tr w:rsidR="003F5A61" w14:paraId="6F1D50D2" w14:textId="5C884D14" w:rsidTr="003F5A61">
        <w:tc>
          <w:tcPr>
            <w:tcW w:w="1985" w:type="dxa"/>
          </w:tcPr>
          <w:p w14:paraId="7742DEA5" w14:textId="77777777" w:rsidR="003F5A61" w:rsidRDefault="003F5A61" w:rsidP="00346C24">
            <w:pPr>
              <w:rPr>
                <w:rFonts w:ascii="Times New Roman" w:hAnsi="Times New Roman" w:cs="Times New Roman"/>
              </w:rPr>
            </w:pPr>
            <w:r>
              <w:rPr>
                <w:rFonts w:ascii="Times New Roman" w:hAnsi="Times New Roman" w:cs="Times New Roman"/>
              </w:rPr>
              <w:t>Cloud Cover</w:t>
            </w:r>
          </w:p>
        </w:tc>
        <w:tc>
          <w:tcPr>
            <w:tcW w:w="890" w:type="dxa"/>
          </w:tcPr>
          <w:p w14:paraId="5B64635D" w14:textId="77777777" w:rsidR="003F5A61" w:rsidRDefault="003F5A61" w:rsidP="00346C24">
            <w:pPr>
              <w:rPr>
                <w:rFonts w:ascii="Times New Roman" w:hAnsi="Times New Roman" w:cs="Times New Roman"/>
              </w:rPr>
            </w:pPr>
          </w:p>
        </w:tc>
        <w:tc>
          <w:tcPr>
            <w:tcW w:w="1440" w:type="dxa"/>
          </w:tcPr>
          <w:p w14:paraId="3544D7B4" w14:textId="77777777" w:rsidR="003F5A61" w:rsidRDefault="003F5A61" w:rsidP="00346C24">
            <w:pPr>
              <w:rPr>
                <w:rFonts w:ascii="Times New Roman" w:hAnsi="Times New Roman" w:cs="Times New Roman"/>
              </w:rPr>
            </w:pPr>
            <w:r>
              <w:rPr>
                <w:rFonts w:ascii="Times New Roman" w:hAnsi="Times New Roman" w:cs="Times New Roman"/>
              </w:rPr>
              <w:t>0.212</w:t>
            </w:r>
          </w:p>
        </w:tc>
        <w:tc>
          <w:tcPr>
            <w:tcW w:w="1170" w:type="dxa"/>
          </w:tcPr>
          <w:p w14:paraId="2D13E3F7" w14:textId="77777777" w:rsidR="003F5A61" w:rsidRDefault="003F5A61" w:rsidP="00346C24">
            <w:pPr>
              <w:rPr>
                <w:rFonts w:ascii="Times New Roman" w:hAnsi="Times New Roman" w:cs="Times New Roman"/>
              </w:rPr>
            </w:pPr>
          </w:p>
        </w:tc>
        <w:tc>
          <w:tcPr>
            <w:tcW w:w="3865" w:type="dxa"/>
          </w:tcPr>
          <w:p w14:paraId="7401D673" w14:textId="77777777" w:rsidR="003F5A61" w:rsidRDefault="003F5A61" w:rsidP="00346C24">
            <w:pPr>
              <w:rPr>
                <w:rFonts w:ascii="Times New Roman" w:hAnsi="Times New Roman" w:cs="Times New Roman"/>
              </w:rPr>
            </w:pPr>
          </w:p>
        </w:tc>
      </w:tr>
      <w:tr w:rsidR="003F5A61" w14:paraId="2EE166D9" w14:textId="058CDFFC" w:rsidTr="003F5A61">
        <w:tc>
          <w:tcPr>
            <w:tcW w:w="1985" w:type="dxa"/>
          </w:tcPr>
          <w:p w14:paraId="52B27D2D" w14:textId="77777777" w:rsidR="003F5A61" w:rsidRDefault="003F5A61" w:rsidP="00346C24">
            <w:pPr>
              <w:rPr>
                <w:rFonts w:ascii="Times New Roman" w:hAnsi="Times New Roman" w:cs="Times New Roman"/>
              </w:rPr>
            </w:pPr>
            <w:r>
              <w:rPr>
                <w:rFonts w:ascii="Times New Roman" w:hAnsi="Times New Roman" w:cs="Times New Roman"/>
              </w:rPr>
              <w:t>Climatic Moisture</w:t>
            </w:r>
          </w:p>
        </w:tc>
        <w:tc>
          <w:tcPr>
            <w:tcW w:w="890" w:type="dxa"/>
          </w:tcPr>
          <w:p w14:paraId="24790EFA" w14:textId="77777777" w:rsidR="003F5A61" w:rsidRDefault="003F5A61" w:rsidP="00346C24">
            <w:pPr>
              <w:rPr>
                <w:rFonts w:ascii="Times New Roman" w:hAnsi="Times New Roman" w:cs="Times New Roman"/>
              </w:rPr>
            </w:pPr>
          </w:p>
        </w:tc>
        <w:tc>
          <w:tcPr>
            <w:tcW w:w="1440" w:type="dxa"/>
          </w:tcPr>
          <w:p w14:paraId="53404850" w14:textId="77777777" w:rsidR="003F5A61" w:rsidRDefault="003F5A61" w:rsidP="00346C24">
            <w:pPr>
              <w:rPr>
                <w:rFonts w:ascii="Times New Roman" w:hAnsi="Times New Roman" w:cs="Times New Roman"/>
              </w:rPr>
            </w:pPr>
            <w:r>
              <w:rPr>
                <w:rFonts w:ascii="Times New Roman" w:hAnsi="Times New Roman" w:cs="Times New Roman"/>
              </w:rPr>
              <w:t>0.833</w:t>
            </w:r>
          </w:p>
        </w:tc>
        <w:tc>
          <w:tcPr>
            <w:tcW w:w="1170" w:type="dxa"/>
          </w:tcPr>
          <w:p w14:paraId="64230771" w14:textId="77777777" w:rsidR="003F5A61" w:rsidRDefault="003F5A61" w:rsidP="00346C24">
            <w:pPr>
              <w:rPr>
                <w:rFonts w:ascii="Times New Roman" w:hAnsi="Times New Roman" w:cs="Times New Roman"/>
              </w:rPr>
            </w:pPr>
          </w:p>
        </w:tc>
        <w:tc>
          <w:tcPr>
            <w:tcW w:w="3865" w:type="dxa"/>
          </w:tcPr>
          <w:p w14:paraId="087970BC" w14:textId="7107ABF1" w:rsidR="003F5A61" w:rsidRDefault="003F5A61" w:rsidP="00346C24">
            <w:pPr>
              <w:rPr>
                <w:rFonts w:ascii="Times New Roman" w:hAnsi="Times New Roman" w:cs="Times New Roman"/>
              </w:rPr>
            </w:pPr>
            <w:r>
              <w:rPr>
                <w:rFonts w:ascii="Times New Roman" w:hAnsi="Times New Roman" w:cs="Times New Roman"/>
              </w:rPr>
              <w:t xml:space="preserve">McEntire and Maerz </w:t>
            </w:r>
            <w:proofErr w:type="gramStart"/>
            <w:r>
              <w:rPr>
                <w:rFonts w:ascii="Times New Roman" w:hAnsi="Times New Roman" w:cs="Times New Roman"/>
              </w:rPr>
              <w:t>2019 ???</w:t>
            </w:r>
            <w:proofErr w:type="gramEnd"/>
            <w:r>
              <w:rPr>
                <w:rFonts w:ascii="Times New Roman" w:hAnsi="Times New Roman" w:cs="Times New Roman"/>
              </w:rPr>
              <w:t xml:space="preserve"> </w:t>
            </w:r>
          </w:p>
        </w:tc>
      </w:tr>
    </w:tbl>
    <w:p w14:paraId="23B091D3" w14:textId="5FCD50A7" w:rsidR="00EE7F0A" w:rsidRDefault="00EE7F0A">
      <w:pPr>
        <w:rPr>
          <w:rFonts w:ascii="Times New Roman" w:hAnsi="Times New Roman" w:cs="Times New Roman"/>
          <w:b/>
        </w:rPr>
      </w:pPr>
    </w:p>
    <w:p w14:paraId="6B4B89BD" w14:textId="77777777" w:rsidR="00330167" w:rsidRDefault="00330167">
      <w:pPr>
        <w:rPr>
          <w:rFonts w:ascii="Times New Roman" w:hAnsi="Times New Roman" w:cs="Times New Roman"/>
          <w:b/>
        </w:rPr>
      </w:pPr>
    </w:p>
    <w:p w14:paraId="629C01AA" w14:textId="0BE8E3C8" w:rsidR="00EE7F0A" w:rsidRDefault="00EE7F0A">
      <w:pPr>
        <w:rPr>
          <w:rFonts w:ascii="Times New Roman" w:hAnsi="Times New Roman" w:cs="Times New Roman"/>
          <w:b/>
        </w:rPr>
      </w:pPr>
      <w:r>
        <w:rPr>
          <w:rFonts w:ascii="Times New Roman" w:hAnsi="Times New Roman" w:cs="Times New Roman"/>
          <w:b/>
        </w:rPr>
        <w:t>Figure</w:t>
      </w:r>
      <w:r w:rsidR="00330167">
        <w:rPr>
          <w:rFonts w:ascii="Times New Roman" w:hAnsi="Times New Roman" w:cs="Times New Roman"/>
          <w:b/>
        </w:rPr>
        <w:t>s</w:t>
      </w:r>
      <w:r>
        <w:rPr>
          <w:rFonts w:ascii="Times New Roman" w:hAnsi="Times New Roman" w:cs="Times New Roman"/>
          <w:b/>
        </w:rPr>
        <w:t xml:space="preserve"> S1</w:t>
      </w:r>
      <w:r w:rsidR="00330167">
        <w:rPr>
          <w:rFonts w:ascii="Times New Roman" w:hAnsi="Times New Roman" w:cs="Times New Roman"/>
          <w:b/>
        </w:rPr>
        <w:t xml:space="preserve">-S4 [Robustness for PCs1-5, Temperature, </w:t>
      </w:r>
      <w:proofErr w:type="spellStart"/>
      <w:r w:rsidR="00330167">
        <w:rPr>
          <w:rFonts w:ascii="Times New Roman" w:hAnsi="Times New Roman" w:cs="Times New Roman"/>
          <w:b/>
        </w:rPr>
        <w:t>Precip</w:t>
      </w:r>
      <w:proofErr w:type="spellEnd"/>
      <w:r w:rsidR="00330167">
        <w:rPr>
          <w:rFonts w:ascii="Times New Roman" w:hAnsi="Times New Roman" w:cs="Times New Roman"/>
          <w:b/>
        </w:rPr>
        <w:t>, and PET values]</w:t>
      </w:r>
    </w:p>
    <w:p w14:paraId="464F8936" w14:textId="56414657" w:rsidR="00EE7F0A" w:rsidRDefault="00C15AD8">
      <w:pPr>
        <w:rPr>
          <w:rFonts w:ascii="Times New Roman" w:hAnsi="Times New Roman" w:cs="Times New Roman"/>
          <w:b/>
        </w:rPr>
      </w:pPr>
      <w:r>
        <w:rPr>
          <w:rFonts w:ascii="Times New Roman" w:hAnsi="Times New Roman" w:cs="Times New Roman"/>
          <w:b/>
          <w:noProof/>
        </w:rPr>
        <w:lastRenderedPageBreak/>
        <w:drawing>
          <wp:inline distT="0" distB="0" distL="0" distR="0" wp14:anchorId="2F8D130C" wp14:editId="35724631">
            <wp:extent cx="3912781" cy="225737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s.PCs1to5.1000.pdf"/>
                    <pic:cNvPicPr/>
                  </pic:nvPicPr>
                  <pic:blipFill>
                    <a:blip r:embed="rId16">
                      <a:extLst>
                        <a:ext uri="{28A0092B-C50C-407E-A947-70E740481C1C}">
                          <a14:useLocalDpi xmlns:a14="http://schemas.microsoft.com/office/drawing/2010/main" val="0"/>
                        </a:ext>
                      </a:extLst>
                    </a:blip>
                    <a:stretch>
                      <a:fillRect/>
                    </a:stretch>
                  </pic:blipFill>
                  <pic:spPr>
                    <a:xfrm>
                      <a:off x="0" y="0"/>
                      <a:ext cx="3921811" cy="2262583"/>
                    </a:xfrm>
                    <a:prstGeom prst="rect">
                      <a:avLst/>
                    </a:prstGeom>
                  </pic:spPr>
                </pic:pic>
              </a:graphicData>
            </a:graphic>
          </wp:inline>
        </w:drawing>
      </w:r>
      <w:r>
        <w:rPr>
          <w:rFonts w:ascii="Times New Roman" w:hAnsi="Times New Roman" w:cs="Times New Roman"/>
          <w:b/>
          <w:noProof/>
        </w:rPr>
        <w:drawing>
          <wp:inline distT="0" distB="0" distL="0" distR="0" wp14:anchorId="213463BB" wp14:editId="79DF4172">
            <wp:extent cx="3908369" cy="2254828"/>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s.Temp.1000.pdf"/>
                    <pic:cNvPicPr/>
                  </pic:nvPicPr>
                  <pic:blipFill>
                    <a:blip r:embed="rId17">
                      <a:extLst>
                        <a:ext uri="{28A0092B-C50C-407E-A947-70E740481C1C}">
                          <a14:useLocalDpi xmlns:a14="http://schemas.microsoft.com/office/drawing/2010/main" val="0"/>
                        </a:ext>
                      </a:extLst>
                    </a:blip>
                    <a:stretch>
                      <a:fillRect/>
                    </a:stretch>
                  </pic:blipFill>
                  <pic:spPr>
                    <a:xfrm>
                      <a:off x="0" y="0"/>
                      <a:ext cx="3935125" cy="2270264"/>
                    </a:xfrm>
                    <a:prstGeom prst="rect">
                      <a:avLst/>
                    </a:prstGeom>
                  </pic:spPr>
                </pic:pic>
              </a:graphicData>
            </a:graphic>
          </wp:inline>
        </w:drawing>
      </w:r>
    </w:p>
    <w:p w14:paraId="6FAFAD95" w14:textId="25823F24" w:rsidR="003C613C" w:rsidRPr="00070351" w:rsidRDefault="00C15AD8">
      <w:pPr>
        <w:rPr>
          <w:rFonts w:ascii="Times New Roman" w:hAnsi="Times New Roman" w:cs="Times New Roman"/>
          <w:b/>
        </w:rPr>
      </w:pPr>
      <w:r>
        <w:rPr>
          <w:rFonts w:ascii="Times New Roman" w:hAnsi="Times New Roman" w:cs="Times New Roman"/>
          <w:b/>
          <w:noProof/>
        </w:rPr>
        <w:lastRenderedPageBreak/>
        <w:drawing>
          <wp:inline distT="0" distB="0" distL="0" distR="0" wp14:anchorId="10BD060C" wp14:editId="63087752">
            <wp:extent cx="3925541" cy="2264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s.Precip.1000.pdf"/>
                    <pic:cNvPicPr/>
                  </pic:nvPicPr>
                  <pic:blipFill>
                    <a:blip r:embed="rId18">
                      <a:extLst>
                        <a:ext uri="{28A0092B-C50C-407E-A947-70E740481C1C}">
                          <a14:useLocalDpi xmlns:a14="http://schemas.microsoft.com/office/drawing/2010/main" val="0"/>
                        </a:ext>
                      </a:extLst>
                    </a:blip>
                    <a:stretch>
                      <a:fillRect/>
                    </a:stretch>
                  </pic:blipFill>
                  <pic:spPr>
                    <a:xfrm>
                      <a:off x="0" y="0"/>
                      <a:ext cx="3951058" cy="2279456"/>
                    </a:xfrm>
                    <a:prstGeom prst="rect">
                      <a:avLst/>
                    </a:prstGeom>
                  </pic:spPr>
                </pic:pic>
              </a:graphicData>
            </a:graphic>
          </wp:inline>
        </w:drawing>
      </w:r>
      <w:r>
        <w:rPr>
          <w:rFonts w:ascii="Times New Roman" w:hAnsi="Times New Roman" w:cs="Times New Roman"/>
          <w:b/>
          <w:noProof/>
        </w:rPr>
        <w:drawing>
          <wp:inline distT="0" distB="0" distL="0" distR="0" wp14:anchorId="42C8776F" wp14:editId="72C48EC2">
            <wp:extent cx="3907110" cy="225410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s.PET.1000.pdf"/>
                    <pic:cNvPicPr/>
                  </pic:nvPicPr>
                  <pic:blipFill>
                    <a:blip r:embed="rId19">
                      <a:extLst>
                        <a:ext uri="{28A0092B-C50C-407E-A947-70E740481C1C}">
                          <a14:useLocalDpi xmlns:a14="http://schemas.microsoft.com/office/drawing/2010/main" val="0"/>
                        </a:ext>
                      </a:extLst>
                    </a:blip>
                    <a:stretch>
                      <a:fillRect/>
                    </a:stretch>
                  </pic:blipFill>
                  <pic:spPr>
                    <a:xfrm>
                      <a:off x="0" y="0"/>
                      <a:ext cx="3928398" cy="2266384"/>
                    </a:xfrm>
                    <a:prstGeom prst="rect">
                      <a:avLst/>
                    </a:prstGeom>
                  </pic:spPr>
                </pic:pic>
              </a:graphicData>
            </a:graphic>
          </wp:inline>
        </w:drawing>
      </w:r>
    </w:p>
    <w:sectPr w:rsidR="003C613C" w:rsidRPr="00070351" w:rsidSect="00D1324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rica Baken" w:date="2019-06-14T08:59:00Z" w:initials="EKB">
    <w:p w14:paraId="1E35D13A" w14:textId="73266D77" w:rsidR="007D281D" w:rsidRDefault="007D281D">
      <w:pPr>
        <w:pStyle w:val="CommentText"/>
      </w:pPr>
      <w:r>
        <w:rPr>
          <w:rStyle w:val="CommentReference"/>
        </w:rPr>
        <w:annotationRef/>
      </w:r>
      <w:r>
        <w:t xml:space="preserve">Ask </w:t>
      </w:r>
      <w:proofErr w:type="spellStart"/>
      <w:r>
        <w:t>lauren</w:t>
      </w:r>
      <w:proofErr w:type="spellEnd"/>
    </w:p>
  </w:comment>
  <w:comment w:id="1" w:author="Flading, Sean P" w:date="2019-06-18T09:04:00Z" w:initials="FSP">
    <w:p w14:paraId="2D468ABB" w14:textId="49C91098" w:rsidR="007D281D" w:rsidRDefault="007D281D">
      <w:pPr>
        <w:pStyle w:val="CommentText"/>
      </w:pPr>
      <w:r>
        <w:rPr>
          <w:rStyle w:val="CommentReference"/>
        </w:rPr>
        <w:annotationRef/>
      </w:r>
      <w:r>
        <w:t xml:space="preserve">I thought we wrote this together. Should I write it again/make it a couple paragraphs in SM? The reason being to minimize the uncertainty of dispersal while encapsulating all the points used, in a conservative way. Mainly because most people predicting DISTRIBUTIONS use alpha=2 but we just wanted a good outline of their presence. </w:t>
      </w:r>
    </w:p>
  </w:comment>
  <w:comment w:id="2" w:author="Erica Baken" w:date="2019-06-18T15:45:00Z" w:initials="EKB">
    <w:p w14:paraId="77666842" w14:textId="24C5A370" w:rsidR="00385C21" w:rsidRDefault="00385C21">
      <w:pPr>
        <w:pStyle w:val="CommentText"/>
      </w:pPr>
      <w:r>
        <w:rPr>
          <w:rStyle w:val="CommentReference"/>
        </w:rPr>
        <w:annotationRef/>
      </w:r>
      <w:r>
        <w:t>I don’t want another explanation. I want the correct citation here to direct readers to in case they want an explanation. Hence the “see ____ for more details”.</w:t>
      </w:r>
    </w:p>
  </w:comment>
  <w:comment w:id="3" w:author="Erica Baken" w:date="2019-06-14T08:59:00Z" w:initials="EKB">
    <w:p w14:paraId="16416CB5" w14:textId="54BAD2CC" w:rsidR="007D281D" w:rsidRDefault="007D281D">
      <w:pPr>
        <w:pStyle w:val="CommentText"/>
      </w:pPr>
      <w:r>
        <w:rPr>
          <w:rStyle w:val="CommentReference"/>
        </w:rPr>
        <w:annotationRef/>
      </w:r>
      <w:r>
        <w:t xml:space="preserve">Ask </w:t>
      </w:r>
      <w:proofErr w:type="spellStart"/>
      <w:r>
        <w:t>lauren</w:t>
      </w:r>
      <w:proofErr w:type="spellEnd"/>
    </w:p>
  </w:comment>
  <w:comment w:id="4" w:author="Flading, Sean P" w:date="2019-06-18T09:20:00Z" w:initials="FSP">
    <w:p w14:paraId="5A6298C0" w14:textId="1A8102ED" w:rsidR="00385C21" w:rsidRDefault="007D281D">
      <w:pPr>
        <w:pStyle w:val="CommentText"/>
      </w:pPr>
      <w:r>
        <w:rPr>
          <w:rStyle w:val="CommentReference"/>
        </w:rPr>
        <w:annotationRef/>
      </w:r>
      <w:r>
        <w:t>I can’t find this paper</w:t>
      </w:r>
    </w:p>
  </w:comment>
  <w:comment w:id="5" w:author="Erica Baken" w:date="2019-06-18T15:46:00Z" w:initials="EKB">
    <w:p w14:paraId="625A06A0" w14:textId="5D90DB9A" w:rsidR="00385C21" w:rsidRDefault="00385C21">
      <w:pPr>
        <w:pStyle w:val="CommentText"/>
      </w:pPr>
      <w:r>
        <w:rPr>
          <w:rStyle w:val="CommentReference"/>
        </w:rPr>
        <w:annotationRef/>
      </w:r>
      <w:r>
        <w:t>Which paper? There are 3 highlighted here.</w:t>
      </w:r>
    </w:p>
  </w:comment>
  <w:comment w:id="6" w:author="Flading, Sean P" w:date="2019-06-20T09:23:00Z" w:initials="FSP">
    <w:p w14:paraId="2FBD1208" w14:textId="4C1806F4" w:rsidR="00913FE2" w:rsidRDefault="00913FE2">
      <w:pPr>
        <w:pStyle w:val="CommentText"/>
      </w:pPr>
      <w:r>
        <w:rPr>
          <w:rStyle w:val="CommentReference"/>
        </w:rPr>
        <w:annotationRef/>
      </w:r>
      <w:r>
        <w:t>The McEntire and Maerz 2019 one</w:t>
      </w:r>
    </w:p>
  </w:comment>
  <w:comment w:id="7" w:author="Erica Baken" w:date="2019-06-19T10:55:00Z" w:initials="EKB">
    <w:p w14:paraId="7C9A99AB" w14:textId="48A183D2" w:rsidR="00C071B6" w:rsidRDefault="00C071B6">
      <w:pPr>
        <w:pStyle w:val="CommentText"/>
      </w:pPr>
      <w:r>
        <w:rPr>
          <w:rStyle w:val="CommentReference"/>
        </w:rPr>
        <w:annotationRef/>
      </w:r>
      <w:r>
        <w:t>update</w:t>
      </w:r>
    </w:p>
  </w:comment>
  <w:comment w:id="8" w:author="Erica Baken" w:date="2019-06-14T12:25:00Z" w:initials="EKB">
    <w:p w14:paraId="0E8B62FA" w14:textId="7BD43809" w:rsidR="007D281D" w:rsidRDefault="007D281D">
      <w:pPr>
        <w:pStyle w:val="CommentText"/>
      </w:pPr>
      <w:r>
        <w:rPr>
          <w:rStyle w:val="CommentReference"/>
        </w:rPr>
        <w:annotationRef/>
      </w:r>
      <w:r>
        <w:t>Erica: Redo all stats</w:t>
      </w:r>
    </w:p>
  </w:comment>
  <w:comment w:id="11" w:author="Erica Baken" w:date="2019-06-14T12:46:00Z" w:initials="EKB">
    <w:p w14:paraId="1036F105" w14:textId="5B03CED1" w:rsidR="007D281D" w:rsidRDefault="007D281D">
      <w:pPr>
        <w:pStyle w:val="CommentText"/>
      </w:pPr>
      <w:r>
        <w:rPr>
          <w:rStyle w:val="CommentReference"/>
        </w:rPr>
        <w:annotationRef/>
      </w:r>
      <w:r>
        <w:t xml:space="preserve">Ask </w:t>
      </w:r>
      <w:proofErr w:type="spellStart"/>
      <w:r>
        <w:t>lauren</w:t>
      </w:r>
      <w:proofErr w:type="spellEnd"/>
      <w:r>
        <w:t xml:space="preserve"> units</w:t>
      </w:r>
    </w:p>
  </w:comment>
  <w:comment w:id="12" w:author="Flading, Sean P" w:date="2019-06-18T09:44:00Z" w:initials="FSP">
    <w:p w14:paraId="6DECB9AC" w14:textId="1E884D1A" w:rsidR="007D281D" w:rsidRDefault="007D281D">
      <w:pPr>
        <w:pStyle w:val="CommentText"/>
      </w:pPr>
      <w:r>
        <w:rPr>
          <w:rStyle w:val="CommentReference"/>
        </w:rPr>
        <w:annotationRef/>
      </w:r>
      <w:r>
        <w:rPr>
          <w:rStyle w:val="CommentReference"/>
        </w:rPr>
        <w:t xml:space="preserve">AUC scores don’t have units, </w:t>
      </w:r>
      <w:proofErr w:type="spellStart"/>
      <w:r>
        <w:rPr>
          <w:rStyle w:val="CommentReference"/>
        </w:rPr>
        <w:t>kinda</w:t>
      </w:r>
      <w:proofErr w:type="spellEnd"/>
      <w:r>
        <w:rPr>
          <w:rStyle w:val="CommentReference"/>
        </w:rPr>
        <w:t xml:space="preserve"> like AIC scores.</w:t>
      </w:r>
    </w:p>
  </w:comment>
  <w:comment w:id="13" w:author="Erica Baken" w:date="2019-06-18T15:52:00Z" w:initials="EKB">
    <w:p w14:paraId="76CA7865" w14:textId="522DAE05" w:rsidR="00385C21" w:rsidRDefault="00385C21">
      <w:pPr>
        <w:pStyle w:val="CommentText"/>
      </w:pPr>
      <w:r>
        <w:rPr>
          <w:rStyle w:val="CommentReference"/>
        </w:rPr>
        <w:annotationRef/>
      </w:r>
      <w:r>
        <w:t xml:space="preserve">This isn’t asking for units of the AUC score of 0.8. This is asking for the units of resolution that we </w:t>
      </w:r>
      <w:r w:rsidR="00863EE9">
        <w:t>ended up using BASED on the AUC cutoff of 0.8</w:t>
      </w:r>
    </w:p>
  </w:comment>
  <w:comment w:id="15" w:author="Erica Baken" w:date="2019-06-14T12:47:00Z" w:initials="EKB">
    <w:p w14:paraId="0AE3F5ED" w14:textId="77777777" w:rsidR="00490B61" w:rsidRDefault="00490B61" w:rsidP="00490B61">
      <w:pPr>
        <w:pStyle w:val="CommentText"/>
      </w:pPr>
      <w:r>
        <w:rPr>
          <w:rStyle w:val="CommentReference"/>
        </w:rPr>
        <w:annotationRef/>
      </w:r>
      <w:r>
        <w:t xml:space="preserve">Ask </w:t>
      </w:r>
      <w:proofErr w:type="spellStart"/>
      <w:r>
        <w:t>lauren</w:t>
      </w:r>
      <w:proofErr w:type="spellEnd"/>
    </w:p>
  </w:comment>
  <w:comment w:id="16" w:author="Flading, Sean P" w:date="2019-06-18T09:45:00Z" w:initials="FSP">
    <w:p w14:paraId="665E4D07" w14:textId="77777777" w:rsidR="00490B61" w:rsidRDefault="00490B61" w:rsidP="00490B61">
      <w:pPr>
        <w:pStyle w:val="CommentText"/>
      </w:pPr>
      <w:r>
        <w:rPr>
          <w:rStyle w:val="CommentReference"/>
        </w:rPr>
        <w:annotationRef/>
      </w:r>
      <w:r>
        <w:t>Don’t have these ## yet</w:t>
      </w:r>
    </w:p>
  </w:comment>
  <w:comment w:id="17" w:author="Erica Baken" w:date="2019-06-19T11:14:00Z" w:initials="EKB">
    <w:p w14:paraId="0E58D775" w14:textId="301F3422" w:rsidR="00F25799" w:rsidRDefault="00F25799">
      <w:pPr>
        <w:pStyle w:val="CommentText"/>
      </w:pPr>
      <w:r>
        <w:rPr>
          <w:rStyle w:val="CommentReference"/>
        </w:rPr>
        <w:annotationRef/>
      </w:r>
      <w:r>
        <w:t>Lauren: give me a range of reciprocal suitability scores across microhabitat classification schemes</w:t>
      </w:r>
    </w:p>
  </w:comment>
  <w:comment w:id="18" w:author="Erica Baken" w:date="2019-06-19T11:15:00Z" w:initials="EKB">
    <w:p w14:paraId="42A866BA" w14:textId="7983BD1F" w:rsidR="00F25799" w:rsidRDefault="00F25799">
      <w:pPr>
        <w:pStyle w:val="CommentText"/>
      </w:pPr>
      <w:r>
        <w:rPr>
          <w:rStyle w:val="CommentReference"/>
        </w:rPr>
        <w:annotationRef/>
      </w:r>
      <w:r>
        <w:t>Lauren: same thing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35D13A" w15:done="0"/>
  <w15:commentEx w15:paraId="2D468ABB" w15:paraIdParent="1E35D13A" w15:done="0"/>
  <w15:commentEx w15:paraId="77666842" w15:paraIdParent="1E35D13A" w15:done="0"/>
  <w15:commentEx w15:paraId="16416CB5" w15:done="0"/>
  <w15:commentEx w15:paraId="5A6298C0" w15:paraIdParent="16416CB5" w15:done="0"/>
  <w15:commentEx w15:paraId="625A06A0" w15:paraIdParent="16416CB5" w15:done="0"/>
  <w15:commentEx w15:paraId="2FBD1208" w15:paraIdParent="16416CB5" w15:done="0"/>
  <w15:commentEx w15:paraId="7C9A99AB" w15:done="0"/>
  <w15:commentEx w15:paraId="0E8B62FA" w15:done="0"/>
  <w15:commentEx w15:paraId="1036F105" w15:done="0"/>
  <w15:commentEx w15:paraId="6DECB9AC" w15:paraIdParent="1036F105" w15:done="0"/>
  <w15:commentEx w15:paraId="76CA7865" w15:paraIdParent="1036F105" w15:done="0"/>
  <w15:commentEx w15:paraId="0AE3F5ED" w15:done="0"/>
  <w15:commentEx w15:paraId="665E4D07" w15:paraIdParent="0AE3F5ED" w15:done="0"/>
  <w15:commentEx w15:paraId="0E58D775" w15:done="0"/>
  <w15:commentEx w15:paraId="42A866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35D13A" w16cid:durableId="20ADE08D"/>
  <w16cid:commentId w16cid:paraId="2D468ABB" w16cid:durableId="20B32789"/>
  <w16cid:commentId w16cid:paraId="77666842" w16cid:durableId="20B385A2"/>
  <w16cid:commentId w16cid:paraId="16416CB5" w16cid:durableId="20ADE087"/>
  <w16cid:commentId w16cid:paraId="5A6298C0" w16cid:durableId="20B32B44"/>
  <w16cid:commentId w16cid:paraId="625A06A0" w16cid:durableId="20B385C7"/>
  <w16cid:commentId w16cid:paraId="2FBD1208" w16cid:durableId="20B5CEFA"/>
  <w16cid:commentId w16cid:paraId="7C9A99AB" w16cid:durableId="20B4933C"/>
  <w16cid:commentId w16cid:paraId="0E8B62FA" w16cid:durableId="20AE10D5"/>
  <w16cid:commentId w16cid:paraId="1036F105" w16cid:durableId="20AE15BE"/>
  <w16cid:commentId w16cid:paraId="6DECB9AC" w16cid:durableId="20B33107"/>
  <w16cid:commentId w16cid:paraId="76CA7865" w16cid:durableId="20B38746"/>
  <w16cid:commentId w16cid:paraId="0AE3F5ED" w16cid:durableId="20AE15E6"/>
  <w16cid:commentId w16cid:paraId="665E4D07" w16cid:durableId="20B33141"/>
  <w16cid:commentId w16cid:paraId="0E58D775" w16cid:durableId="20B497AA"/>
  <w16cid:commentId w16cid:paraId="42A866BA" w16cid:durableId="20B497C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68821E7"/>
    <w:multiLevelType w:val="multilevel"/>
    <w:tmpl w:val="A3E6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ca Baken">
    <w15:presenceInfo w15:providerId="None" w15:userId="Erica Baken"/>
  </w15:person>
  <w15:person w15:author="Flading, Sean P">
    <w15:presenceInfo w15:providerId="AD" w15:userId="S::sflading@iastate.edu::32924244-3af1-4fd9-b84c-91812b1d39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C8E"/>
    <w:rsid w:val="00007C4E"/>
    <w:rsid w:val="00015386"/>
    <w:rsid w:val="00016533"/>
    <w:rsid w:val="000176BD"/>
    <w:rsid w:val="00025915"/>
    <w:rsid w:val="000358DC"/>
    <w:rsid w:val="00044AE2"/>
    <w:rsid w:val="00045950"/>
    <w:rsid w:val="00051C85"/>
    <w:rsid w:val="00070351"/>
    <w:rsid w:val="000769F6"/>
    <w:rsid w:val="00092FC5"/>
    <w:rsid w:val="000C5DAE"/>
    <w:rsid w:val="000D22CB"/>
    <w:rsid w:val="000F1905"/>
    <w:rsid w:val="000F7D2F"/>
    <w:rsid w:val="001210BA"/>
    <w:rsid w:val="001222CF"/>
    <w:rsid w:val="0014183A"/>
    <w:rsid w:val="00155B59"/>
    <w:rsid w:val="00161739"/>
    <w:rsid w:val="001743FB"/>
    <w:rsid w:val="001912EF"/>
    <w:rsid w:val="001A4A9C"/>
    <w:rsid w:val="001A7DC7"/>
    <w:rsid w:val="001B2448"/>
    <w:rsid w:val="001E7DF6"/>
    <w:rsid w:val="001F7131"/>
    <w:rsid w:val="002019F2"/>
    <w:rsid w:val="00205A70"/>
    <w:rsid w:val="002106DC"/>
    <w:rsid w:val="00214670"/>
    <w:rsid w:val="00217086"/>
    <w:rsid w:val="002301D8"/>
    <w:rsid w:val="00231FB0"/>
    <w:rsid w:val="0023349E"/>
    <w:rsid w:val="002428A0"/>
    <w:rsid w:val="002471A8"/>
    <w:rsid w:val="00251480"/>
    <w:rsid w:val="00260C17"/>
    <w:rsid w:val="00281DDB"/>
    <w:rsid w:val="00296BE2"/>
    <w:rsid w:val="002A05BE"/>
    <w:rsid w:val="002A3156"/>
    <w:rsid w:val="002C495A"/>
    <w:rsid w:val="002D2382"/>
    <w:rsid w:val="002D39CF"/>
    <w:rsid w:val="00303434"/>
    <w:rsid w:val="003050A6"/>
    <w:rsid w:val="00305252"/>
    <w:rsid w:val="00312799"/>
    <w:rsid w:val="00324574"/>
    <w:rsid w:val="00330167"/>
    <w:rsid w:val="00341B50"/>
    <w:rsid w:val="00346C24"/>
    <w:rsid w:val="003513E4"/>
    <w:rsid w:val="00354D87"/>
    <w:rsid w:val="00366998"/>
    <w:rsid w:val="00376A5A"/>
    <w:rsid w:val="00383607"/>
    <w:rsid w:val="00385C21"/>
    <w:rsid w:val="003B4598"/>
    <w:rsid w:val="003C2425"/>
    <w:rsid w:val="003C613C"/>
    <w:rsid w:val="003D363D"/>
    <w:rsid w:val="003D467C"/>
    <w:rsid w:val="003E1362"/>
    <w:rsid w:val="003F001C"/>
    <w:rsid w:val="003F3722"/>
    <w:rsid w:val="003F5A61"/>
    <w:rsid w:val="004103E5"/>
    <w:rsid w:val="00441787"/>
    <w:rsid w:val="004523A3"/>
    <w:rsid w:val="00455424"/>
    <w:rsid w:val="00456CFC"/>
    <w:rsid w:val="0047700B"/>
    <w:rsid w:val="00490B61"/>
    <w:rsid w:val="004A02AC"/>
    <w:rsid w:val="004A08DC"/>
    <w:rsid w:val="004B1B2C"/>
    <w:rsid w:val="004C4F17"/>
    <w:rsid w:val="004E25D1"/>
    <w:rsid w:val="004F1F70"/>
    <w:rsid w:val="005074F1"/>
    <w:rsid w:val="00513D2A"/>
    <w:rsid w:val="00514FE0"/>
    <w:rsid w:val="00517ED0"/>
    <w:rsid w:val="00525524"/>
    <w:rsid w:val="00552C55"/>
    <w:rsid w:val="00564969"/>
    <w:rsid w:val="005835FF"/>
    <w:rsid w:val="00584472"/>
    <w:rsid w:val="005A5A4A"/>
    <w:rsid w:val="005B5480"/>
    <w:rsid w:val="005C63AB"/>
    <w:rsid w:val="005D39F6"/>
    <w:rsid w:val="005D7D48"/>
    <w:rsid w:val="005E1783"/>
    <w:rsid w:val="005E245D"/>
    <w:rsid w:val="005E6D6E"/>
    <w:rsid w:val="005F15EA"/>
    <w:rsid w:val="00601C0C"/>
    <w:rsid w:val="00652D89"/>
    <w:rsid w:val="00655816"/>
    <w:rsid w:val="00661563"/>
    <w:rsid w:val="00665587"/>
    <w:rsid w:val="00676CF0"/>
    <w:rsid w:val="00695021"/>
    <w:rsid w:val="006A59AB"/>
    <w:rsid w:val="006A5F20"/>
    <w:rsid w:val="006A6C3A"/>
    <w:rsid w:val="006B29C9"/>
    <w:rsid w:val="006C72F3"/>
    <w:rsid w:val="00701080"/>
    <w:rsid w:val="00724D3C"/>
    <w:rsid w:val="00751704"/>
    <w:rsid w:val="007659BC"/>
    <w:rsid w:val="007678EB"/>
    <w:rsid w:val="007834A3"/>
    <w:rsid w:val="00783C8E"/>
    <w:rsid w:val="007879E2"/>
    <w:rsid w:val="007900AA"/>
    <w:rsid w:val="007956DF"/>
    <w:rsid w:val="00796B30"/>
    <w:rsid w:val="007B2153"/>
    <w:rsid w:val="007C1012"/>
    <w:rsid w:val="007C4F0A"/>
    <w:rsid w:val="007D20D6"/>
    <w:rsid w:val="007D281D"/>
    <w:rsid w:val="007E4943"/>
    <w:rsid w:val="007E6012"/>
    <w:rsid w:val="008224D4"/>
    <w:rsid w:val="00837A74"/>
    <w:rsid w:val="00845647"/>
    <w:rsid w:val="00856486"/>
    <w:rsid w:val="00863EE9"/>
    <w:rsid w:val="0087418D"/>
    <w:rsid w:val="008A0169"/>
    <w:rsid w:val="008A597B"/>
    <w:rsid w:val="008A5FB0"/>
    <w:rsid w:val="008B093D"/>
    <w:rsid w:val="008E2293"/>
    <w:rsid w:val="009050C0"/>
    <w:rsid w:val="00913941"/>
    <w:rsid w:val="00913FE2"/>
    <w:rsid w:val="00931A62"/>
    <w:rsid w:val="00934A86"/>
    <w:rsid w:val="00952A36"/>
    <w:rsid w:val="009621E5"/>
    <w:rsid w:val="00982E15"/>
    <w:rsid w:val="009A03CC"/>
    <w:rsid w:val="009D0B42"/>
    <w:rsid w:val="009E02E6"/>
    <w:rsid w:val="009F04EA"/>
    <w:rsid w:val="009F3208"/>
    <w:rsid w:val="00A06AC3"/>
    <w:rsid w:val="00A32511"/>
    <w:rsid w:val="00A47B2F"/>
    <w:rsid w:val="00A67A7F"/>
    <w:rsid w:val="00A76435"/>
    <w:rsid w:val="00A803C9"/>
    <w:rsid w:val="00A82682"/>
    <w:rsid w:val="00A83D25"/>
    <w:rsid w:val="00A87504"/>
    <w:rsid w:val="00A943B7"/>
    <w:rsid w:val="00A96EF9"/>
    <w:rsid w:val="00AA2A69"/>
    <w:rsid w:val="00AA35D9"/>
    <w:rsid w:val="00AD0FE2"/>
    <w:rsid w:val="00AE5114"/>
    <w:rsid w:val="00AF0E67"/>
    <w:rsid w:val="00B15CDE"/>
    <w:rsid w:val="00B174E7"/>
    <w:rsid w:val="00B3090A"/>
    <w:rsid w:val="00B348D8"/>
    <w:rsid w:val="00B34C96"/>
    <w:rsid w:val="00B4487C"/>
    <w:rsid w:val="00B55302"/>
    <w:rsid w:val="00B9466E"/>
    <w:rsid w:val="00BB31E7"/>
    <w:rsid w:val="00BB75FE"/>
    <w:rsid w:val="00BD097A"/>
    <w:rsid w:val="00BF4E8B"/>
    <w:rsid w:val="00C071B6"/>
    <w:rsid w:val="00C100DC"/>
    <w:rsid w:val="00C15AD8"/>
    <w:rsid w:val="00C26782"/>
    <w:rsid w:val="00C309E6"/>
    <w:rsid w:val="00C316A0"/>
    <w:rsid w:val="00C527B1"/>
    <w:rsid w:val="00C91150"/>
    <w:rsid w:val="00C9403F"/>
    <w:rsid w:val="00CA6891"/>
    <w:rsid w:val="00CC2BFE"/>
    <w:rsid w:val="00CD0DB1"/>
    <w:rsid w:val="00CE645B"/>
    <w:rsid w:val="00D00EB2"/>
    <w:rsid w:val="00D13241"/>
    <w:rsid w:val="00D27B0C"/>
    <w:rsid w:val="00D36645"/>
    <w:rsid w:val="00D5531A"/>
    <w:rsid w:val="00D55784"/>
    <w:rsid w:val="00D617BE"/>
    <w:rsid w:val="00DA0068"/>
    <w:rsid w:val="00DB7D1F"/>
    <w:rsid w:val="00DC2F30"/>
    <w:rsid w:val="00E127DE"/>
    <w:rsid w:val="00E14C6E"/>
    <w:rsid w:val="00E1785E"/>
    <w:rsid w:val="00E34B4C"/>
    <w:rsid w:val="00E3645E"/>
    <w:rsid w:val="00E548EF"/>
    <w:rsid w:val="00E55AF4"/>
    <w:rsid w:val="00E71543"/>
    <w:rsid w:val="00E72661"/>
    <w:rsid w:val="00E75946"/>
    <w:rsid w:val="00E81095"/>
    <w:rsid w:val="00E81FDF"/>
    <w:rsid w:val="00EB12B0"/>
    <w:rsid w:val="00EC3F22"/>
    <w:rsid w:val="00EE5488"/>
    <w:rsid w:val="00EE7F0A"/>
    <w:rsid w:val="00EF2A18"/>
    <w:rsid w:val="00EF676D"/>
    <w:rsid w:val="00F0424F"/>
    <w:rsid w:val="00F234F6"/>
    <w:rsid w:val="00F25799"/>
    <w:rsid w:val="00F32FD4"/>
    <w:rsid w:val="00F412E7"/>
    <w:rsid w:val="00F5701D"/>
    <w:rsid w:val="00F57096"/>
    <w:rsid w:val="00F61988"/>
    <w:rsid w:val="00F93ACC"/>
    <w:rsid w:val="00FB20B0"/>
    <w:rsid w:val="00FC6FA7"/>
    <w:rsid w:val="00FF047B"/>
    <w:rsid w:val="00FF6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7EF63B"/>
  <w15:chartTrackingRefBased/>
  <w15:docId w15:val="{34CC6CD4-8167-A242-BD13-42AD21B12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14FE0"/>
    <w:rPr>
      <w:sz w:val="16"/>
      <w:szCs w:val="16"/>
    </w:rPr>
  </w:style>
  <w:style w:type="paragraph" w:styleId="CommentText">
    <w:name w:val="annotation text"/>
    <w:basedOn w:val="Normal"/>
    <w:link w:val="CommentTextChar"/>
    <w:uiPriority w:val="99"/>
    <w:semiHidden/>
    <w:unhideWhenUsed/>
    <w:rsid w:val="00514FE0"/>
    <w:rPr>
      <w:sz w:val="20"/>
      <w:szCs w:val="20"/>
    </w:rPr>
  </w:style>
  <w:style w:type="character" w:customStyle="1" w:styleId="CommentTextChar">
    <w:name w:val="Comment Text Char"/>
    <w:basedOn w:val="DefaultParagraphFont"/>
    <w:link w:val="CommentText"/>
    <w:uiPriority w:val="99"/>
    <w:semiHidden/>
    <w:rsid w:val="00514FE0"/>
    <w:rPr>
      <w:sz w:val="20"/>
      <w:szCs w:val="20"/>
    </w:rPr>
  </w:style>
  <w:style w:type="paragraph" w:styleId="CommentSubject">
    <w:name w:val="annotation subject"/>
    <w:basedOn w:val="CommentText"/>
    <w:next w:val="CommentText"/>
    <w:link w:val="CommentSubjectChar"/>
    <w:uiPriority w:val="99"/>
    <w:semiHidden/>
    <w:unhideWhenUsed/>
    <w:rsid w:val="00514FE0"/>
    <w:rPr>
      <w:b/>
      <w:bCs/>
    </w:rPr>
  </w:style>
  <w:style w:type="character" w:customStyle="1" w:styleId="CommentSubjectChar">
    <w:name w:val="Comment Subject Char"/>
    <w:basedOn w:val="CommentTextChar"/>
    <w:link w:val="CommentSubject"/>
    <w:uiPriority w:val="99"/>
    <w:semiHidden/>
    <w:rsid w:val="00514FE0"/>
    <w:rPr>
      <w:b/>
      <w:bCs/>
      <w:sz w:val="20"/>
      <w:szCs w:val="20"/>
    </w:rPr>
  </w:style>
  <w:style w:type="paragraph" w:styleId="BalloonText">
    <w:name w:val="Balloon Text"/>
    <w:basedOn w:val="Normal"/>
    <w:link w:val="BalloonTextChar"/>
    <w:uiPriority w:val="99"/>
    <w:semiHidden/>
    <w:unhideWhenUsed/>
    <w:rsid w:val="00514F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14FE0"/>
    <w:rPr>
      <w:rFonts w:ascii="Times New Roman" w:hAnsi="Times New Roman" w:cs="Times New Roman"/>
      <w:sz w:val="18"/>
      <w:szCs w:val="18"/>
    </w:rPr>
  </w:style>
  <w:style w:type="paragraph" w:styleId="NormalWeb">
    <w:name w:val="Normal (Web)"/>
    <w:basedOn w:val="Normal"/>
    <w:uiPriority w:val="99"/>
    <w:unhideWhenUsed/>
    <w:rsid w:val="00845647"/>
    <w:pPr>
      <w:spacing w:before="100" w:beforeAutospacing="1" w:after="100" w:afterAutospacing="1"/>
    </w:pPr>
    <w:rPr>
      <w:rFonts w:ascii="Times New Roman" w:eastAsia="Times New Roman" w:hAnsi="Times New Roman" w:cs="Times New Roman"/>
    </w:rPr>
  </w:style>
  <w:style w:type="table" w:styleId="PlainTable5">
    <w:name w:val="Plain Table 5"/>
    <w:basedOn w:val="TableNormal"/>
    <w:uiPriority w:val="45"/>
    <w:rsid w:val="002D238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044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7504"/>
    <w:rPr>
      <w:color w:val="0563C1" w:themeColor="hyperlink"/>
      <w:u w:val="single"/>
    </w:rPr>
  </w:style>
  <w:style w:type="character" w:styleId="UnresolvedMention">
    <w:name w:val="Unresolved Mention"/>
    <w:basedOn w:val="DefaultParagraphFont"/>
    <w:uiPriority w:val="99"/>
    <w:semiHidden/>
    <w:unhideWhenUsed/>
    <w:rsid w:val="00A87504"/>
    <w:rPr>
      <w:color w:val="605E5C"/>
      <w:shd w:val="clear" w:color="auto" w:fill="E1DFDD"/>
    </w:rPr>
  </w:style>
  <w:style w:type="paragraph" w:customStyle="1" w:styleId="attribute">
    <w:name w:val="attribute"/>
    <w:basedOn w:val="Normal"/>
    <w:rsid w:val="002301D8"/>
    <w:pPr>
      <w:spacing w:before="100" w:beforeAutospacing="1" w:after="100" w:afterAutospacing="1"/>
    </w:pPr>
    <w:rPr>
      <w:rFonts w:ascii="Times New Roman" w:eastAsia="Times New Roman" w:hAnsi="Times New Roman" w:cs="Times New Roman"/>
    </w:rPr>
  </w:style>
  <w:style w:type="table" w:styleId="PlainTable3">
    <w:name w:val="Plain Table 3"/>
    <w:basedOn w:val="TableNormal"/>
    <w:uiPriority w:val="43"/>
    <w:rsid w:val="000358D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330167"/>
    <w:rPr>
      <w:b/>
      <w:bCs/>
    </w:rPr>
  </w:style>
  <w:style w:type="character" w:styleId="Emphasis">
    <w:name w:val="Emphasis"/>
    <w:basedOn w:val="DefaultParagraphFont"/>
    <w:uiPriority w:val="20"/>
    <w:qFormat/>
    <w:rsid w:val="00AA2A69"/>
    <w:rPr>
      <w:i/>
      <w:iCs/>
    </w:rPr>
  </w:style>
  <w:style w:type="character" w:customStyle="1" w:styleId="apple-converted-space">
    <w:name w:val="apple-converted-space"/>
    <w:basedOn w:val="DefaultParagraphFont"/>
    <w:rsid w:val="00676CF0"/>
  </w:style>
  <w:style w:type="character" w:styleId="FollowedHyperlink">
    <w:name w:val="FollowedHyperlink"/>
    <w:basedOn w:val="DefaultParagraphFont"/>
    <w:uiPriority w:val="99"/>
    <w:semiHidden/>
    <w:unhideWhenUsed/>
    <w:rsid w:val="00FF695A"/>
    <w:rPr>
      <w:color w:val="954F72" w:themeColor="followedHyperlink"/>
      <w:u w:val="single"/>
    </w:rPr>
  </w:style>
  <w:style w:type="paragraph" w:styleId="Revision">
    <w:name w:val="Revision"/>
    <w:hidden/>
    <w:uiPriority w:val="99"/>
    <w:semiHidden/>
    <w:rsid w:val="005E6D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05521">
      <w:bodyDiv w:val="1"/>
      <w:marLeft w:val="0"/>
      <w:marRight w:val="0"/>
      <w:marTop w:val="0"/>
      <w:marBottom w:val="0"/>
      <w:divBdr>
        <w:top w:val="none" w:sz="0" w:space="0" w:color="auto"/>
        <w:left w:val="none" w:sz="0" w:space="0" w:color="auto"/>
        <w:bottom w:val="none" w:sz="0" w:space="0" w:color="auto"/>
        <w:right w:val="none" w:sz="0" w:space="0" w:color="auto"/>
      </w:divBdr>
      <w:divsChild>
        <w:div w:id="327028293">
          <w:blockQuote w:val="1"/>
          <w:marLeft w:val="720"/>
          <w:marRight w:val="720"/>
          <w:marTop w:val="100"/>
          <w:marBottom w:val="100"/>
          <w:divBdr>
            <w:top w:val="none" w:sz="0" w:space="0" w:color="auto"/>
            <w:left w:val="none" w:sz="0" w:space="0" w:color="auto"/>
            <w:bottom w:val="none" w:sz="0" w:space="0" w:color="auto"/>
            <w:right w:val="none" w:sz="0" w:space="0" w:color="auto"/>
          </w:divBdr>
        </w:div>
        <w:div w:id="98724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9031">
      <w:bodyDiv w:val="1"/>
      <w:marLeft w:val="0"/>
      <w:marRight w:val="0"/>
      <w:marTop w:val="0"/>
      <w:marBottom w:val="0"/>
      <w:divBdr>
        <w:top w:val="none" w:sz="0" w:space="0" w:color="auto"/>
        <w:left w:val="none" w:sz="0" w:space="0" w:color="auto"/>
        <w:bottom w:val="none" w:sz="0" w:space="0" w:color="auto"/>
        <w:right w:val="none" w:sz="0" w:space="0" w:color="auto"/>
      </w:divBdr>
    </w:div>
    <w:div w:id="591546841">
      <w:bodyDiv w:val="1"/>
      <w:marLeft w:val="0"/>
      <w:marRight w:val="0"/>
      <w:marTop w:val="0"/>
      <w:marBottom w:val="0"/>
      <w:divBdr>
        <w:top w:val="none" w:sz="0" w:space="0" w:color="auto"/>
        <w:left w:val="none" w:sz="0" w:space="0" w:color="auto"/>
        <w:bottom w:val="none" w:sz="0" w:space="0" w:color="auto"/>
        <w:right w:val="none" w:sz="0" w:space="0" w:color="auto"/>
      </w:divBdr>
    </w:div>
    <w:div w:id="654380956">
      <w:bodyDiv w:val="1"/>
      <w:marLeft w:val="0"/>
      <w:marRight w:val="0"/>
      <w:marTop w:val="0"/>
      <w:marBottom w:val="0"/>
      <w:divBdr>
        <w:top w:val="none" w:sz="0" w:space="0" w:color="auto"/>
        <w:left w:val="none" w:sz="0" w:space="0" w:color="auto"/>
        <w:bottom w:val="none" w:sz="0" w:space="0" w:color="auto"/>
        <w:right w:val="none" w:sz="0" w:space="0" w:color="auto"/>
      </w:divBdr>
    </w:div>
    <w:div w:id="698433179">
      <w:bodyDiv w:val="1"/>
      <w:marLeft w:val="0"/>
      <w:marRight w:val="0"/>
      <w:marTop w:val="0"/>
      <w:marBottom w:val="0"/>
      <w:divBdr>
        <w:top w:val="none" w:sz="0" w:space="0" w:color="auto"/>
        <w:left w:val="none" w:sz="0" w:space="0" w:color="auto"/>
        <w:bottom w:val="none" w:sz="0" w:space="0" w:color="auto"/>
        <w:right w:val="none" w:sz="0" w:space="0" w:color="auto"/>
      </w:divBdr>
    </w:div>
    <w:div w:id="1099761948">
      <w:bodyDiv w:val="1"/>
      <w:marLeft w:val="0"/>
      <w:marRight w:val="0"/>
      <w:marTop w:val="0"/>
      <w:marBottom w:val="0"/>
      <w:divBdr>
        <w:top w:val="none" w:sz="0" w:space="0" w:color="auto"/>
        <w:left w:val="none" w:sz="0" w:space="0" w:color="auto"/>
        <w:bottom w:val="none" w:sz="0" w:space="0" w:color="auto"/>
        <w:right w:val="none" w:sz="0" w:space="0" w:color="auto"/>
      </w:divBdr>
    </w:div>
    <w:div w:id="1161191498">
      <w:bodyDiv w:val="1"/>
      <w:marLeft w:val="0"/>
      <w:marRight w:val="0"/>
      <w:marTop w:val="0"/>
      <w:marBottom w:val="0"/>
      <w:divBdr>
        <w:top w:val="none" w:sz="0" w:space="0" w:color="auto"/>
        <w:left w:val="none" w:sz="0" w:space="0" w:color="auto"/>
        <w:bottom w:val="none" w:sz="0" w:space="0" w:color="auto"/>
        <w:right w:val="none" w:sz="0" w:space="0" w:color="auto"/>
      </w:divBdr>
      <w:divsChild>
        <w:div w:id="1732189168">
          <w:marLeft w:val="0"/>
          <w:marRight w:val="0"/>
          <w:marTop w:val="0"/>
          <w:marBottom w:val="0"/>
          <w:divBdr>
            <w:top w:val="none" w:sz="0" w:space="0" w:color="auto"/>
            <w:left w:val="none" w:sz="0" w:space="0" w:color="auto"/>
            <w:bottom w:val="none" w:sz="0" w:space="0" w:color="auto"/>
            <w:right w:val="none" w:sz="0" w:space="0" w:color="auto"/>
          </w:divBdr>
          <w:divsChild>
            <w:div w:id="741367911">
              <w:marLeft w:val="0"/>
              <w:marRight w:val="0"/>
              <w:marTop w:val="0"/>
              <w:marBottom w:val="0"/>
              <w:divBdr>
                <w:top w:val="none" w:sz="0" w:space="0" w:color="auto"/>
                <w:left w:val="none" w:sz="0" w:space="0" w:color="auto"/>
                <w:bottom w:val="none" w:sz="0" w:space="0" w:color="auto"/>
                <w:right w:val="none" w:sz="0" w:space="0" w:color="auto"/>
              </w:divBdr>
              <w:divsChild>
                <w:div w:id="159346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371114">
      <w:bodyDiv w:val="1"/>
      <w:marLeft w:val="0"/>
      <w:marRight w:val="0"/>
      <w:marTop w:val="0"/>
      <w:marBottom w:val="0"/>
      <w:divBdr>
        <w:top w:val="none" w:sz="0" w:space="0" w:color="auto"/>
        <w:left w:val="none" w:sz="0" w:space="0" w:color="auto"/>
        <w:bottom w:val="none" w:sz="0" w:space="0" w:color="auto"/>
        <w:right w:val="none" w:sz="0" w:space="0" w:color="auto"/>
      </w:divBdr>
    </w:div>
    <w:div w:id="1284651886">
      <w:bodyDiv w:val="1"/>
      <w:marLeft w:val="0"/>
      <w:marRight w:val="0"/>
      <w:marTop w:val="0"/>
      <w:marBottom w:val="0"/>
      <w:divBdr>
        <w:top w:val="none" w:sz="0" w:space="0" w:color="auto"/>
        <w:left w:val="none" w:sz="0" w:space="0" w:color="auto"/>
        <w:bottom w:val="none" w:sz="0" w:space="0" w:color="auto"/>
        <w:right w:val="none" w:sz="0" w:space="0" w:color="auto"/>
      </w:divBdr>
    </w:div>
    <w:div w:id="1308322365">
      <w:bodyDiv w:val="1"/>
      <w:marLeft w:val="0"/>
      <w:marRight w:val="0"/>
      <w:marTop w:val="0"/>
      <w:marBottom w:val="0"/>
      <w:divBdr>
        <w:top w:val="none" w:sz="0" w:space="0" w:color="auto"/>
        <w:left w:val="none" w:sz="0" w:space="0" w:color="auto"/>
        <w:bottom w:val="none" w:sz="0" w:space="0" w:color="auto"/>
        <w:right w:val="none" w:sz="0" w:space="0" w:color="auto"/>
      </w:divBdr>
      <w:divsChild>
        <w:div w:id="1824806852">
          <w:marLeft w:val="0"/>
          <w:marRight w:val="0"/>
          <w:marTop w:val="0"/>
          <w:marBottom w:val="0"/>
          <w:divBdr>
            <w:top w:val="none" w:sz="0" w:space="0" w:color="auto"/>
            <w:left w:val="none" w:sz="0" w:space="0" w:color="auto"/>
            <w:bottom w:val="none" w:sz="0" w:space="0" w:color="auto"/>
            <w:right w:val="none" w:sz="0" w:space="0" w:color="auto"/>
          </w:divBdr>
        </w:div>
        <w:div w:id="532156589">
          <w:marLeft w:val="0"/>
          <w:marRight w:val="0"/>
          <w:marTop w:val="0"/>
          <w:marBottom w:val="0"/>
          <w:divBdr>
            <w:top w:val="none" w:sz="0" w:space="0" w:color="auto"/>
            <w:left w:val="none" w:sz="0" w:space="0" w:color="auto"/>
            <w:bottom w:val="none" w:sz="0" w:space="0" w:color="auto"/>
            <w:right w:val="none" w:sz="0" w:space="0" w:color="auto"/>
          </w:divBdr>
        </w:div>
      </w:divsChild>
    </w:div>
    <w:div w:id="1322388476">
      <w:bodyDiv w:val="1"/>
      <w:marLeft w:val="0"/>
      <w:marRight w:val="0"/>
      <w:marTop w:val="0"/>
      <w:marBottom w:val="0"/>
      <w:divBdr>
        <w:top w:val="none" w:sz="0" w:space="0" w:color="auto"/>
        <w:left w:val="none" w:sz="0" w:space="0" w:color="auto"/>
        <w:bottom w:val="none" w:sz="0" w:space="0" w:color="auto"/>
        <w:right w:val="none" w:sz="0" w:space="0" w:color="auto"/>
      </w:divBdr>
    </w:div>
    <w:div w:id="1445727133">
      <w:bodyDiv w:val="1"/>
      <w:marLeft w:val="0"/>
      <w:marRight w:val="0"/>
      <w:marTop w:val="0"/>
      <w:marBottom w:val="0"/>
      <w:divBdr>
        <w:top w:val="none" w:sz="0" w:space="0" w:color="auto"/>
        <w:left w:val="none" w:sz="0" w:space="0" w:color="auto"/>
        <w:bottom w:val="none" w:sz="0" w:space="0" w:color="auto"/>
        <w:right w:val="none" w:sz="0" w:space="0" w:color="auto"/>
      </w:divBdr>
    </w:div>
    <w:div w:id="1575166935">
      <w:bodyDiv w:val="1"/>
      <w:marLeft w:val="0"/>
      <w:marRight w:val="0"/>
      <w:marTop w:val="0"/>
      <w:marBottom w:val="0"/>
      <w:divBdr>
        <w:top w:val="none" w:sz="0" w:space="0" w:color="auto"/>
        <w:left w:val="none" w:sz="0" w:space="0" w:color="auto"/>
        <w:bottom w:val="none" w:sz="0" w:space="0" w:color="auto"/>
        <w:right w:val="none" w:sz="0" w:space="0" w:color="auto"/>
      </w:divBdr>
      <w:divsChild>
        <w:div w:id="1418164735">
          <w:marLeft w:val="0"/>
          <w:marRight w:val="0"/>
          <w:marTop w:val="0"/>
          <w:marBottom w:val="0"/>
          <w:divBdr>
            <w:top w:val="none" w:sz="0" w:space="0" w:color="auto"/>
            <w:left w:val="none" w:sz="0" w:space="0" w:color="auto"/>
            <w:bottom w:val="none" w:sz="0" w:space="0" w:color="auto"/>
            <w:right w:val="none" w:sz="0" w:space="0" w:color="auto"/>
          </w:divBdr>
          <w:divsChild>
            <w:div w:id="1915551833">
              <w:marLeft w:val="0"/>
              <w:marRight w:val="0"/>
              <w:marTop w:val="0"/>
              <w:marBottom w:val="0"/>
              <w:divBdr>
                <w:top w:val="none" w:sz="0" w:space="0" w:color="auto"/>
                <w:left w:val="none" w:sz="0" w:space="0" w:color="auto"/>
                <w:bottom w:val="none" w:sz="0" w:space="0" w:color="auto"/>
                <w:right w:val="none" w:sz="0" w:space="0" w:color="auto"/>
              </w:divBdr>
              <w:divsChild>
                <w:div w:id="166520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499241">
      <w:bodyDiv w:val="1"/>
      <w:marLeft w:val="0"/>
      <w:marRight w:val="0"/>
      <w:marTop w:val="0"/>
      <w:marBottom w:val="0"/>
      <w:divBdr>
        <w:top w:val="none" w:sz="0" w:space="0" w:color="auto"/>
        <w:left w:val="none" w:sz="0" w:space="0" w:color="auto"/>
        <w:bottom w:val="none" w:sz="0" w:space="0" w:color="auto"/>
        <w:right w:val="none" w:sz="0" w:space="0" w:color="auto"/>
      </w:divBdr>
      <w:divsChild>
        <w:div w:id="664436430">
          <w:marLeft w:val="0"/>
          <w:marRight w:val="0"/>
          <w:marTop w:val="0"/>
          <w:marBottom w:val="0"/>
          <w:divBdr>
            <w:top w:val="none" w:sz="0" w:space="0" w:color="auto"/>
            <w:left w:val="none" w:sz="0" w:space="0" w:color="auto"/>
            <w:bottom w:val="none" w:sz="0" w:space="0" w:color="auto"/>
            <w:right w:val="none" w:sz="0" w:space="0" w:color="auto"/>
          </w:divBdr>
        </w:div>
        <w:div w:id="1148589327">
          <w:marLeft w:val="0"/>
          <w:marRight w:val="0"/>
          <w:marTop w:val="0"/>
          <w:marBottom w:val="0"/>
          <w:divBdr>
            <w:top w:val="none" w:sz="0" w:space="0" w:color="auto"/>
            <w:left w:val="none" w:sz="0" w:space="0" w:color="auto"/>
            <w:bottom w:val="none" w:sz="0" w:space="0" w:color="auto"/>
            <w:right w:val="none" w:sz="0" w:space="0" w:color="auto"/>
          </w:divBdr>
        </w:div>
      </w:divsChild>
    </w:div>
    <w:div w:id="1914046064">
      <w:bodyDiv w:val="1"/>
      <w:marLeft w:val="0"/>
      <w:marRight w:val="0"/>
      <w:marTop w:val="0"/>
      <w:marBottom w:val="0"/>
      <w:divBdr>
        <w:top w:val="none" w:sz="0" w:space="0" w:color="auto"/>
        <w:left w:val="none" w:sz="0" w:space="0" w:color="auto"/>
        <w:bottom w:val="none" w:sz="0" w:space="0" w:color="auto"/>
        <w:right w:val="none" w:sz="0" w:space="0" w:color="auto"/>
      </w:divBdr>
    </w:div>
    <w:div w:id="2136675372">
      <w:bodyDiv w:val="1"/>
      <w:marLeft w:val="0"/>
      <w:marRight w:val="0"/>
      <w:marTop w:val="0"/>
      <w:marBottom w:val="0"/>
      <w:divBdr>
        <w:top w:val="none" w:sz="0" w:space="0" w:color="auto"/>
        <w:left w:val="none" w:sz="0" w:space="0" w:color="auto"/>
        <w:bottom w:val="none" w:sz="0" w:space="0" w:color="auto"/>
        <w:right w:val="none" w:sz="0" w:space="0" w:color="auto"/>
      </w:divBdr>
      <w:divsChild>
        <w:div w:id="465398291">
          <w:marLeft w:val="0"/>
          <w:marRight w:val="0"/>
          <w:marTop w:val="0"/>
          <w:marBottom w:val="0"/>
          <w:divBdr>
            <w:top w:val="none" w:sz="0" w:space="0" w:color="auto"/>
            <w:left w:val="none" w:sz="0" w:space="0" w:color="auto"/>
            <w:bottom w:val="none" w:sz="0" w:space="0" w:color="auto"/>
            <w:right w:val="none" w:sz="0" w:space="0" w:color="auto"/>
          </w:divBdr>
          <w:divsChild>
            <w:div w:id="1118455817">
              <w:marLeft w:val="0"/>
              <w:marRight w:val="0"/>
              <w:marTop w:val="0"/>
              <w:marBottom w:val="0"/>
              <w:divBdr>
                <w:top w:val="none" w:sz="0" w:space="0" w:color="auto"/>
                <w:left w:val="none" w:sz="0" w:space="0" w:color="auto"/>
                <w:bottom w:val="none" w:sz="0" w:space="0" w:color="auto"/>
                <w:right w:val="none" w:sz="0" w:space="0" w:color="auto"/>
              </w:divBdr>
              <w:divsChild>
                <w:div w:id="4917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cran.r-project.org/package=RRPP" TargetMode="External"/><Relationship Id="rId18" Type="http://schemas.openxmlformats.org/officeDocument/2006/relationships/image" Target="media/image7.emf"/><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4.emf"/><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www.iucnredlist.org" TargetMode="External"/><Relationship Id="rId10" Type="http://schemas.openxmlformats.org/officeDocument/2006/relationships/image" Target="media/image2.emf"/><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besjournals.onlinelibrary.wiley.com/doi/10.1111/2041-210X.13029"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83294-3D1C-384D-8D07-00A42EE18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3317</Words>
  <Characters>18910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Baken</dc:creator>
  <cp:keywords/>
  <dc:description/>
  <cp:lastModifiedBy>Flading, Sean P</cp:lastModifiedBy>
  <cp:revision>2</cp:revision>
  <dcterms:created xsi:type="dcterms:W3CDTF">2019-06-20T14:24:00Z</dcterms:created>
  <dcterms:modified xsi:type="dcterms:W3CDTF">2019-06-20T14:24:00Z</dcterms:modified>
</cp:coreProperties>
</file>