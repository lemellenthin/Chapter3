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79B41" w14:textId="77777777" w:rsidR="00A96EF9" w:rsidRPr="001F7131" w:rsidRDefault="00783C8E">
      <w:pPr>
        <w:rPr>
          <w:rFonts w:ascii="Times New Roman" w:hAnsi="Times New Roman" w:cs="Times New Roman"/>
          <w:sz w:val="28"/>
          <w:szCs w:val="28"/>
        </w:rPr>
      </w:pPr>
      <w:r w:rsidRPr="001F7131">
        <w:rPr>
          <w:rFonts w:ascii="Times New Roman" w:hAnsi="Times New Roman" w:cs="Times New Roman"/>
          <w:sz w:val="28"/>
          <w:szCs w:val="28"/>
        </w:rPr>
        <w:t>Methods and Results Outline</w:t>
      </w:r>
    </w:p>
    <w:p w14:paraId="1DCBBB39" w14:textId="77777777" w:rsidR="00783C8E" w:rsidRPr="001F7131" w:rsidRDefault="00783C8E">
      <w:pPr>
        <w:rPr>
          <w:rFonts w:ascii="Times New Roman" w:hAnsi="Times New Roman" w:cs="Times New Roman"/>
        </w:rPr>
      </w:pPr>
    </w:p>
    <w:p w14:paraId="2BDA2C6F" w14:textId="557AC585" w:rsidR="007956DF" w:rsidRPr="001F7131" w:rsidRDefault="007956DF">
      <w:pPr>
        <w:rPr>
          <w:rFonts w:ascii="Times New Roman" w:hAnsi="Times New Roman" w:cs="Times New Roman"/>
        </w:rPr>
      </w:pPr>
      <w:r w:rsidRPr="001F7131">
        <w:rPr>
          <w:rFonts w:ascii="Times New Roman" w:hAnsi="Times New Roman" w:cs="Times New Roman"/>
        </w:rPr>
        <w:t xml:space="preserve">To test this assertion, we </w:t>
      </w:r>
      <w:r w:rsidR="003513E4">
        <w:rPr>
          <w:rFonts w:ascii="Times New Roman" w:hAnsi="Times New Roman" w:cs="Times New Roman"/>
        </w:rPr>
        <w:t>employed</w:t>
      </w:r>
      <w:r w:rsidRPr="001F7131">
        <w:rPr>
          <w:rFonts w:ascii="Times New Roman" w:hAnsi="Times New Roman" w:cs="Times New Roman"/>
        </w:rPr>
        <w:t xml:space="preserve"> two </w:t>
      </w:r>
      <w:r w:rsidR="003513E4">
        <w:rPr>
          <w:rFonts w:ascii="Times New Roman" w:hAnsi="Times New Roman" w:cs="Times New Roman"/>
        </w:rPr>
        <w:t>methodological frameworks</w:t>
      </w:r>
      <w:r w:rsidRPr="001F7131">
        <w:rPr>
          <w:rFonts w:ascii="Times New Roman" w:hAnsi="Times New Roman" w:cs="Times New Roman"/>
        </w:rPr>
        <w:t xml:space="preserve"> of </w:t>
      </w:r>
      <w:r w:rsidR="009A03CC" w:rsidRPr="001F7131">
        <w:rPr>
          <w:rFonts w:ascii="Times New Roman" w:hAnsi="Times New Roman" w:cs="Times New Roman"/>
        </w:rPr>
        <w:t>comparing the clima</w:t>
      </w:r>
      <w:del w:id="0" w:author="Flading, Sean P" w:date="2019-06-18T10:12:00Z">
        <w:r w:rsidR="009A03CC" w:rsidRPr="001F7131" w:rsidDel="00F61988">
          <w:rPr>
            <w:rFonts w:ascii="Times New Roman" w:hAnsi="Times New Roman" w:cs="Times New Roman"/>
          </w:rPr>
          <w:delText>c</w:delText>
        </w:r>
      </w:del>
      <w:r w:rsidR="009A03CC" w:rsidRPr="001F7131">
        <w:rPr>
          <w:rFonts w:ascii="Times New Roman" w:hAnsi="Times New Roman" w:cs="Times New Roman"/>
        </w:rPr>
        <w:t xml:space="preserve">tic differences between arboreal and terrestrial species </w:t>
      </w:r>
      <w:ins w:id="1" w:author="Flading, Sean P" w:date="2019-06-18T10:12:00Z">
        <w:r w:rsidR="00F61988">
          <w:rPr>
            <w:rFonts w:ascii="Times New Roman" w:hAnsi="Times New Roman" w:cs="Times New Roman"/>
          </w:rPr>
          <w:t xml:space="preserve">distributional </w:t>
        </w:r>
      </w:ins>
      <w:r w:rsidR="009A03CC" w:rsidRPr="001F7131">
        <w:rPr>
          <w:rFonts w:ascii="Times New Roman" w:hAnsi="Times New Roman" w:cs="Times New Roman"/>
        </w:rPr>
        <w:t>ranges. First, we extract the clima</w:t>
      </w:r>
      <w:del w:id="2" w:author="Flading, Sean P" w:date="2019-06-18T10:12:00Z">
        <w:r w:rsidR="009A03CC" w:rsidRPr="001F7131" w:rsidDel="00F61988">
          <w:rPr>
            <w:rFonts w:ascii="Times New Roman" w:hAnsi="Times New Roman" w:cs="Times New Roman"/>
          </w:rPr>
          <w:delText>c</w:delText>
        </w:r>
      </w:del>
      <w:r w:rsidR="009A03CC" w:rsidRPr="001F7131">
        <w:rPr>
          <w:rFonts w:ascii="Times New Roman" w:hAnsi="Times New Roman" w:cs="Times New Roman"/>
        </w:rPr>
        <w:t>tic variables from each species range</w:t>
      </w:r>
      <w:del w:id="3" w:author="Flading, Sean P" w:date="2019-06-18T10:12:00Z">
        <w:r w:rsidR="009A03CC" w:rsidRPr="001F7131" w:rsidDel="00F61988">
          <w:rPr>
            <w:rFonts w:ascii="Times New Roman" w:hAnsi="Times New Roman" w:cs="Times New Roman"/>
          </w:rPr>
          <w:delText>s</w:delText>
        </w:r>
      </w:del>
      <w:r w:rsidR="009A03CC" w:rsidRPr="001F7131">
        <w:rPr>
          <w:rFonts w:ascii="Times New Roman" w:hAnsi="Times New Roman" w:cs="Times New Roman"/>
        </w:rPr>
        <w:t xml:space="preserve"> </w:t>
      </w:r>
      <w:r w:rsidR="003513E4">
        <w:rPr>
          <w:rFonts w:ascii="Times New Roman" w:hAnsi="Times New Roman" w:cs="Times New Roman"/>
        </w:rPr>
        <w:t>to give each species a summary of climatic variables</w:t>
      </w:r>
      <w:r w:rsidR="009A03CC" w:rsidRPr="001F7131">
        <w:rPr>
          <w:rFonts w:ascii="Times New Roman" w:hAnsi="Times New Roman" w:cs="Times New Roman"/>
        </w:rPr>
        <w:t xml:space="preserve">. Using these data, we conduct </w:t>
      </w:r>
      <w:r w:rsidR="003513E4">
        <w:rPr>
          <w:rFonts w:ascii="Times New Roman" w:hAnsi="Times New Roman" w:cs="Times New Roman"/>
        </w:rPr>
        <w:t xml:space="preserve">phylogenetic </w:t>
      </w:r>
      <w:r w:rsidR="009A03CC" w:rsidRPr="001F7131">
        <w:rPr>
          <w:rFonts w:ascii="Times New Roman" w:hAnsi="Times New Roman" w:cs="Times New Roman"/>
        </w:rPr>
        <w:t xml:space="preserve">ANOVAs and model comparison to test whether </w:t>
      </w:r>
      <w:r w:rsidR="003513E4">
        <w:rPr>
          <w:rFonts w:ascii="Times New Roman" w:hAnsi="Times New Roman" w:cs="Times New Roman"/>
        </w:rPr>
        <w:t xml:space="preserve">and how </w:t>
      </w:r>
      <w:r w:rsidR="009A03CC" w:rsidRPr="001F7131">
        <w:rPr>
          <w:rFonts w:ascii="Times New Roman" w:hAnsi="Times New Roman" w:cs="Times New Roman"/>
        </w:rPr>
        <w:t xml:space="preserve">arboreal and terrestrial species differ in the climate they experience. Second, we employ ecological niche modeling methods to </w:t>
      </w:r>
      <w:r w:rsidR="003513E4">
        <w:rPr>
          <w:rFonts w:ascii="Times New Roman" w:hAnsi="Times New Roman" w:cs="Times New Roman"/>
        </w:rPr>
        <w:t xml:space="preserve">define the </w:t>
      </w:r>
      <w:ins w:id="4" w:author="Flading, Sean P" w:date="2019-06-18T10:13:00Z">
        <w:r w:rsidR="00F61988">
          <w:rPr>
            <w:rFonts w:ascii="Times New Roman" w:hAnsi="Times New Roman" w:cs="Times New Roman"/>
          </w:rPr>
          <w:t>broad continental suitability of the microhabitat.</w:t>
        </w:r>
      </w:ins>
      <w:r w:rsidR="009A03CC" w:rsidRPr="001F7131">
        <w:rPr>
          <w:rFonts w:ascii="Times New Roman" w:hAnsi="Times New Roman" w:cs="Times New Roman"/>
        </w:rPr>
        <w:t xml:space="preserve"> Using these two approaches, we are able to show from several different perspectives that arboreal species inhabit a significantly different area of climate space. This has </w:t>
      </w:r>
      <w:proofErr w:type="spellStart"/>
      <w:r w:rsidR="009A03CC" w:rsidRPr="001F7131">
        <w:rPr>
          <w:rFonts w:ascii="Times New Roman" w:hAnsi="Times New Roman" w:cs="Times New Roman"/>
        </w:rPr>
        <w:t>implications__</w:t>
      </w:r>
      <w:ins w:id="5" w:author="Flading, Sean P" w:date="2019-06-18T10:13:00Z">
        <w:r w:rsidR="00F61988">
          <w:rPr>
            <w:rFonts w:ascii="Times New Roman" w:hAnsi="Times New Roman" w:cs="Times New Roman"/>
          </w:rPr>
          <w:t>of</w:t>
        </w:r>
        <w:proofErr w:type="spellEnd"/>
        <w:r w:rsidR="00F61988">
          <w:rPr>
            <w:rFonts w:ascii="Times New Roman" w:hAnsi="Times New Roman" w:cs="Times New Roman"/>
          </w:rPr>
          <w:t xml:space="preserve"> the biggest amount lol</w:t>
        </w:r>
      </w:ins>
      <w:r w:rsidR="009A03CC" w:rsidRPr="001F7131">
        <w:rPr>
          <w:rFonts w:ascii="Times New Roman" w:hAnsi="Times New Roman" w:cs="Times New Roman"/>
        </w:rPr>
        <w:t>__.</w:t>
      </w:r>
    </w:p>
    <w:p w14:paraId="6BE77709" w14:textId="77777777" w:rsidR="009A03CC" w:rsidRPr="001F7131" w:rsidRDefault="009A03CC">
      <w:pPr>
        <w:rPr>
          <w:rFonts w:ascii="Times New Roman" w:hAnsi="Times New Roman" w:cs="Times New Roman"/>
        </w:rPr>
      </w:pPr>
    </w:p>
    <w:p w14:paraId="29CE96DF" w14:textId="77777777" w:rsidR="00783C8E" w:rsidRPr="001F7131" w:rsidRDefault="00783C8E">
      <w:pPr>
        <w:rPr>
          <w:rFonts w:ascii="Times New Roman" w:hAnsi="Times New Roman" w:cs="Times New Roman"/>
          <w:b/>
        </w:rPr>
      </w:pPr>
      <w:r w:rsidRPr="001F7131">
        <w:rPr>
          <w:rFonts w:ascii="Times New Roman" w:hAnsi="Times New Roman" w:cs="Times New Roman"/>
          <w:b/>
        </w:rPr>
        <w:t>Methods</w:t>
      </w:r>
    </w:p>
    <w:p w14:paraId="747C6158" w14:textId="77777777" w:rsidR="00652D89" w:rsidRPr="001F7131" w:rsidRDefault="00652D89">
      <w:pPr>
        <w:rPr>
          <w:rFonts w:ascii="Times New Roman" w:hAnsi="Times New Roman" w:cs="Times New Roman"/>
          <w:u w:val="single"/>
        </w:rPr>
      </w:pPr>
    </w:p>
    <w:p w14:paraId="5AC5303C" w14:textId="77777777" w:rsidR="00783C8E" w:rsidRPr="001F7131" w:rsidRDefault="00783C8E">
      <w:pPr>
        <w:rPr>
          <w:rFonts w:ascii="Times New Roman" w:hAnsi="Times New Roman" w:cs="Times New Roman"/>
          <w:u w:val="single"/>
        </w:rPr>
      </w:pPr>
      <w:r w:rsidRPr="001F7131">
        <w:rPr>
          <w:rFonts w:ascii="Times New Roman" w:hAnsi="Times New Roman" w:cs="Times New Roman"/>
          <w:u w:val="single"/>
        </w:rPr>
        <w:t>Microhabitat Use</w:t>
      </w:r>
    </w:p>
    <w:p w14:paraId="704471DE" w14:textId="1127B232" w:rsidR="000D22CB" w:rsidRDefault="00303434">
      <w:pPr>
        <w:rPr>
          <w:rFonts w:ascii="Times New Roman" w:hAnsi="Times New Roman" w:cs="Times New Roman"/>
        </w:rPr>
      </w:pPr>
      <w:r w:rsidRPr="00303434">
        <w:rPr>
          <w:rFonts w:ascii="Times New Roman" w:hAnsi="Times New Roman" w:cs="Times New Roman"/>
          <w:i/>
        </w:rPr>
        <w:tab/>
      </w:r>
      <w:r w:rsidR="000D22CB">
        <w:rPr>
          <w:rFonts w:ascii="Times New Roman" w:hAnsi="Times New Roman" w:cs="Times New Roman"/>
        </w:rPr>
        <w:t xml:space="preserve">We classified </w:t>
      </w:r>
      <w:r w:rsidR="001210BA">
        <w:rPr>
          <w:rFonts w:ascii="Times New Roman" w:hAnsi="Times New Roman" w:cs="Times New Roman"/>
        </w:rPr>
        <w:t>302</w:t>
      </w:r>
      <w:r w:rsidR="000D22CB">
        <w:rPr>
          <w:rFonts w:ascii="Times New Roman" w:hAnsi="Times New Roman" w:cs="Times New Roman"/>
        </w:rPr>
        <w:t xml:space="preserve"> species</w:t>
      </w:r>
      <w:r w:rsidR="001210BA">
        <w:rPr>
          <w:rFonts w:ascii="Times New Roman" w:hAnsi="Times New Roman" w:cs="Times New Roman"/>
        </w:rPr>
        <w:t xml:space="preserve"> for Plethodontidae</w:t>
      </w:r>
      <w:r w:rsidR="000D22CB">
        <w:rPr>
          <w:rFonts w:ascii="Times New Roman" w:hAnsi="Times New Roman" w:cs="Times New Roman"/>
        </w:rPr>
        <w:t xml:space="preserve"> in terms of primary and</w:t>
      </w:r>
      <w:r w:rsidR="009F3208">
        <w:rPr>
          <w:rFonts w:ascii="Times New Roman" w:hAnsi="Times New Roman" w:cs="Times New Roman"/>
        </w:rPr>
        <w:t>, where applicable, secondary</w:t>
      </w:r>
      <w:r w:rsidR="000358DC">
        <w:rPr>
          <w:rFonts w:ascii="Times New Roman" w:hAnsi="Times New Roman" w:cs="Times New Roman"/>
        </w:rPr>
        <w:t xml:space="preserve"> </w:t>
      </w:r>
      <w:r w:rsidR="009F3208">
        <w:rPr>
          <w:rFonts w:ascii="Times New Roman" w:hAnsi="Times New Roman" w:cs="Times New Roman"/>
        </w:rPr>
        <w:t>adult microhabitat</w:t>
      </w:r>
      <w:r w:rsidR="00A32511">
        <w:rPr>
          <w:rFonts w:ascii="Times New Roman" w:hAnsi="Times New Roman" w:cs="Times New Roman"/>
        </w:rPr>
        <w:t xml:space="preserve"> use</w:t>
      </w:r>
      <w:r w:rsidR="001210BA">
        <w:rPr>
          <w:rFonts w:ascii="Times New Roman" w:hAnsi="Times New Roman" w:cs="Times New Roman"/>
        </w:rPr>
        <w:t xml:space="preserve"> from primary literature, species descriptions, field observations, and the IUCN (2010) and AmphibiaWeb (2016) databases</w:t>
      </w:r>
      <w:r w:rsidR="009050C0">
        <w:rPr>
          <w:rFonts w:ascii="Times New Roman" w:hAnsi="Times New Roman" w:cs="Times New Roman"/>
        </w:rPr>
        <w:t>. Due to the non-discrete nature of microhabitat use in salamanders, we employed six distinct classification schemes (</w:t>
      </w:r>
      <w:r w:rsidR="00A32511">
        <w:rPr>
          <w:rFonts w:ascii="Times New Roman" w:hAnsi="Times New Roman" w:cs="Times New Roman"/>
        </w:rPr>
        <w:t xml:space="preserve">referred to as </w:t>
      </w:r>
      <w:r w:rsidR="009050C0">
        <w:rPr>
          <w:rFonts w:ascii="Times New Roman" w:hAnsi="Times New Roman" w:cs="Times New Roman"/>
        </w:rPr>
        <w:t xml:space="preserve">6-M, 6-L, 7-M, 7-L, 6-McM, and 6-McL) </w:t>
      </w:r>
      <w:r w:rsidR="00A06AC3">
        <w:rPr>
          <w:rFonts w:ascii="Times New Roman" w:hAnsi="Times New Roman" w:cs="Times New Roman"/>
        </w:rPr>
        <w:t>that differentially combine information from</w:t>
      </w:r>
      <w:r w:rsidR="009050C0">
        <w:rPr>
          <w:rFonts w:ascii="Times New Roman" w:hAnsi="Times New Roman" w:cs="Times New Roman"/>
        </w:rPr>
        <w:t xml:space="preserve"> the primary and secondary microhabitats into a single category (</w:t>
      </w:r>
      <w:r w:rsidR="009050C0" w:rsidRPr="000358DC">
        <w:rPr>
          <w:rFonts w:ascii="Times New Roman" w:hAnsi="Times New Roman" w:cs="Times New Roman"/>
        </w:rPr>
        <w:t>terrestrial</w:t>
      </w:r>
      <w:r w:rsidR="009050C0">
        <w:rPr>
          <w:rFonts w:ascii="Times New Roman" w:hAnsi="Times New Roman" w:cs="Times New Roman"/>
        </w:rPr>
        <w:t xml:space="preserve">: T, arboreal: A, aquatic: W, semi-aquatic: SW, cave-dwelling: C, fossorial: F, or saxicolous: S) </w:t>
      </w:r>
      <w:r w:rsidR="000358DC">
        <w:rPr>
          <w:rFonts w:ascii="Times New Roman" w:hAnsi="Times New Roman" w:cs="Times New Roman"/>
        </w:rPr>
        <w:t xml:space="preserve">following Baken and Adams </w:t>
      </w:r>
      <w:r w:rsidR="009F3208">
        <w:rPr>
          <w:rFonts w:ascii="Times New Roman" w:hAnsi="Times New Roman" w:cs="Times New Roman"/>
        </w:rPr>
        <w:t>(</w:t>
      </w:r>
      <w:r w:rsidR="00A32511">
        <w:rPr>
          <w:rFonts w:ascii="Times New Roman" w:hAnsi="Times New Roman" w:cs="Times New Roman"/>
        </w:rPr>
        <w:t>2019</w:t>
      </w:r>
      <w:r w:rsidR="009F3208">
        <w:rPr>
          <w:rFonts w:ascii="Times New Roman" w:hAnsi="Times New Roman" w:cs="Times New Roman"/>
        </w:rPr>
        <w:t xml:space="preserve">). </w:t>
      </w:r>
      <w:r w:rsidR="000D22CB">
        <w:rPr>
          <w:rFonts w:ascii="Times New Roman" w:hAnsi="Times New Roman" w:cs="Times New Roman"/>
        </w:rPr>
        <w:t xml:space="preserve">Briefly, these six classification schemes </w:t>
      </w:r>
      <w:r w:rsidR="009050C0">
        <w:rPr>
          <w:rFonts w:ascii="Times New Roman" w:hAnsi="Times New Roman" w:cs="Times New Roman"/>
        </w:rPr>
        <w:t xml:space="preserve">are defined by </w:t>
      </w:r>
      <w:r w:rsidR="000D22CB">
        <w:rPr>
          <w:rFonts w:ascii="Times New Roman" w:hAnsi="Times New Roman" w:cs="Times New Roman"/>
        </w:rPr>
        <w:t xml:space="preserve">three criteria: </w:t>
      </w:r>
      <w:r w:rsidR="009F3208">
        <w:rPr>
          <w:rFonts w:ascii="Times New Roman" w:hAnsi="Times New Roman" w:cs="Times New Roman"/>
        </w:rPr>
        <w:t xml:space="preserve">the treatment of ‘semi-aquatic’ as </w:t>
      </w:r>
      <w:r w:rsidR="000358DC">
        <w:rPr>
          <w:rFonts w:ascii="Times New Roman" w:hAnsi="Times New Roman" w:cs="Times New Roman"/>
        </w:rPr>
        <w:t>a</w:t>
      </w:r>
      <w:r w:rsidR="009F3208">
        <w:rPr>
          <w:rFonts w:ascii="Times New Roman" w:hAnsi="Times New Roman" w:cs="Times New Roman"/>
        </w:rPr>
        <w:t xml:space="preserve"> category</w:t>
      </w:r>
      <w:r w:rsidR="000358DC">
        <w:rPr>
          <w:rFonts w:ascii="Times New Roman" w:hAnsi="Times New Roman" w:cs="Times New Roman"/>
        </w:rPr>
        <w:t xml:space="preserve"> distinct from ‘terrestrial’ and ‘aquatic’</w:t>
      </w:r>
      <w:r w:rsidR="00B3090A">
        <w:rPr>
          <w:rFonts w:ascii="Times New Roman" w:hAnsi="Times New Roman" w:cs="Times New Roman"/>
        </w:rPr>
        <w:t xml:space="preserve"> (7- schemes use SW)</w:t>
      </w:r>
      <w:r w:rsidR="009F3208">
        <w:rPr>
          <w:rFonts w:ascii="Times New Roman" w:hAnsi="Times New Roman" w:cs="Times New Roman"/>
        </w:rPr>
        <w:t xml:space="preserve">, </w:t>
      </w:r>
      <w:r w:rsidR="006B29C9">
        <w:rPr>
          <w:rFonts w:ascii="Times New Roman" w:hAnsi="Times New Roman" w:cs="Times New Roman"/>
        </w:rPr>
        <w:t xml:space="preserve">the data source defining arboreality (-Mc- schemes use the definition of arboreality defined by McEntire 2016), </w:t>
      </w:r>
      <w:r w:rsidR="009F3208">
        <w:rPr>
          <w:rFonts w:ascii="Times New Roman" w:hAnsi="Times New Roman" w:cs="Times New Roman"/>
        </w:rPr>
        <w:t>and the consideration of secondary microhabitats (majority-rule</w:t>
      </w:r>
      <w:r w:rsidR="00A32511">
        <w:rPr>
          <w:rFonts w:ascii="Times New Roman" w:hAnsi="Times New Roman" w:cs="Times New Roman"/>
        </w:rPr>
        <w:t xml:space="preserve">, </w:t>
      </w:r>
      <w:r w:rsidR="00B3090A">
        <w:rPr>
          <w:rFonts w:ascii="Times New Roman" w:hAnsi="Times New Roman" w:cs="Times New Roman"/>
        </w:rPr>
        <w:t>-</w:t>
      </w:r>
      <w:r w:rsidR="00A32511">
        <w:rPr>
          <w:rFonts w:ascii="Times New Roman" w:hAnsi="Times New Roman" w:cs="Times New Roman"/>
        </w:rPr>
        <w:t>M,</w:t>
      </w:r>
      <w:r w:rsidR="009F3208">
        <w:rPr>
          <w:rFonts w:ascii="Times New Roman" w:hAnsi="Times New Roman" w:cs="Times New Roman"/>
        </w:rPr>
        <w:t xml:space="preserve"> dictates that primary microhabitat</w:t>
      </w:r>
      <w:r w:rsidR="000358DC">
        <w:rPr>
          <w:rFonts w:ascii="Times New Roman" w:hAnsi="Times New Roman" w:cs="Times New Roman"/>
        </w:rPr>
        <w:t xml:space="preserve"> is used</w:t>
      </w:r>
      <w:r w:rsidR="009F3208">
        <w:rPr>
          <w:rFonts w:ascii="Times New Roman" w:hAnsi="Times New Roman" w:cs="Times New Roman"/>
        </w:rPr>
        <w:t xml:space="preserve">, whereas </w:t>
      </w:r>
      <w:r w:rsidR="006B29C9">
        <w:rPr>
          <w:rFonts w:ascii="Times New Roman" w:hAnsi="Times New Roman" w:cs="Times New Roman"/>
        </w:rPr>
        <w:t>the</w:t>
      </w:r>
      <w:r w:rsidR="009F3208">
        <w:rPr>
          <w:rFonts w:ascii="Times New Roman" w:hAnsi="Times New Roman" w:cs="Times New Roman"/>
        </w:rPr>
        <w:t xml:space="preserve"> lenient</w:t>
      </w:r>
      <w:r w:rsidR="00A32511">
        <w:rPr>
          <w:rFonts w:ascii="Times New Roman" w:hAnsi="Times New Roman" w:cs="Times New Roman"/>
        </w:rPr>
        <w:t xml:space="preserve">, </w:t>
      </w:r>
      <w:r w:rsidR="00B3090A">
        <w:rPr>
          <w:rFonts w:ascii="Times New Roman" w:hAnsi="Times New Roman" w:cs="Times New Roman"/>
        </w:rPr>
        <w:t>-</w:t>
      </w:r>
      <w:r w:rsidR="00A32511">
        <w:rPr>
          <w:rFonts w:ascii="Times New Roman" w:hAnsi="Times New Roman" w:cs="Times New Roman"/>
        </w:rPr>
        <w:t>L,</w:t>
      </w:r>
      <w:r w:rsidR="009F3208">
        <w:rPr>
          <w:rFonts w:ascii="Times New Roman" w:hAnsi="Times New Roman" w:cs="Times New Roman"/>
        </w:rPr>
        <w:t xml:space="preserve"> approach</w:t>
      </w:r>
      <w:r w:rsidR="000358DC">
        <w:rPr>
          <w:rFonts w:ascii="Times New Roman" w:hAnsi="Times New Roman" w:cs="Times New Roman"/>
        </w:rPr>
        <w:t xml:space="preserve"> </w:t>
      </w:r>
      <w:r w:rsidR="009F3208">
        <w:rPr>
          <w:rFonts w:ascii="Times New Roman" w:hAnsi="Times New Roman" w:cs="Times New Roman"/>
        </w:rPr>
        <w:t>consider</w:t>
      </w:r>
      <w:r w:rsidR="000358DC">
        <w:rPr>
          <w:rFonts w:ascii="Times New Roman" w:hAnsi="Times New Roman" w:cs="Times New Roman"/>
        </w:rPr>
        <w:t>s</w:t>
      </w:r>
      <w:r w:rsidR="009F3208">
        <w:rPr>
          <w:rFonts w:ascii="Times New Roman" w:hAnsi="Times New Roman" w:cs="Times New Roman"/>
        </w:rPr>
        <w:t xml:space="preserve"> a species as non-terrestrial </w:t>
      </w:r>
      <w:r w:rsidR="001A4A9C">
        <w:rPr>
          <w:rFonts w:ascii="Times New Roman" w:hAnsi="Times New Roman" w:cs="Times New Roman"/>
        </w:rPr>
        <w:t>if either their primary or secondary microhabitat is non-terrestrial</w:t>
      </w:r>
      <w:r w:rsidR="000358DC">
        <w:rPr>
          <w:rFonts w:ascii="Times New Roman" w:hAnsi="Times New Roman" w:cs="Times New Roman"/>
        </w:rPr>
        <w:t>; Table 1</w:t>
      </w:r>
      <w:r w:rsidR="009F3208">
        <w:rPr>
          <w:rFonts w:ascii="Times New Roman" w:hAnsi="Times New Roman" w:cs="Times New Roman"/>
        </w:rPr>
        <w:t xml:space="preserve">). </w:t>
      </w:r>
      <w:r w:rsidR="00B3090A">
        <w:rPr>
          <w:rFonts w:ascii="Times New Roman" w:hAnsi="Times New Roman" w:cs="Times New Roman"/>
        </w:rPr>
        <w:t>T</w:t>
      </w:r>
      <w:r w:rsidR="001A4A9C">
        <w:rPr>
          <w:rFonts w:ascii="Times New Roman" w:hAnsi="Times New Roman" w:cs="Times New Roman"/>
        </w:rPr>
        <w:t>hree</w:t>
      </w:r>
      <w:r w:rsidR="009F3208">
        <w:rPr>
          <w:rFonts w:ascii="Times New Roman" w:hAnsi="Times New Roman" w:cs="Times New Roman"/>
        </w:rPr>
        <w:t xml:space="preserve"> species</w:t>
      </w:r>
      <w:r w:rsidR="001210BA">
        <w:rPr>
          <w:rFonts w:ascii="Times New Roman" w:hAnsi="Times New Roman" w:cs="Times New Roman"/>
        </w:rPr>
        <w:t xml:space="preserve"> </w:t>
      </w:r>
      <w:r w:rsidR="00F5701D">
        <w:rPr>
          <w:rFonts w:ascii="Times New Roman" w:hAnsi="Times New Roman" w:cs="Times New Roman"/>
        </w:rPr>
        <w:t xml:space="preserve">were </w:t>
      </w:r>
      <w:r w:rsidR="006B29C9">
        <w:rPr>
          <w:rFonts w:ascii="Times New Roman" w:hAnsi="Times New Roman" w:cs="Times New Roman"/>
        </w:rPr>
        <w:t xml:space="preserve">classified as </w:t>
      </w:r>
      <w:r w:rsidR="00F5701D">
        <w:rPr>
          <w:rFonts w:ascii="Times New Roman" w:hAnsi="Times New Roman" w:cs="Times New Roman"/>
        </w:rPr>
        <w:t xml:space="preserve">non-terrestrial for both primary and secondary microhabitats </w:t>
      </w:r>
      <w:r w:rsidR="001A4A9C">
        <w:rPr>
          <w:rFonts w:ascii="Times New Roman" w:hAnsi="Times New Roman" w:cs="Times New Roman"/>
        </w:rPr>
        <w:t>(</w:t>
      </w:r>
      <w:proofErr w:type="spellStart"/>
      <w:r w:rsidR="001A4A9C" w:rsidRPr="001A4A9C">
        <w:rPr>
          <w:rFonts w:ascii="Times New Roman" w:hAnsi="Times New Roman" w:cs="Times New Roman"/>
          <w:i/>
        </w:rPr>
        <w:t>Aneides</w:t>
      </w:r>
      <w:proofErr w:type="spellEnd"/>
      <w:r w:rsidR="001A4A9C" w:rsidRPr="001A4A9C">
        <w:rPr>
          <w:rFonts w:ascii="Times New Roman" w:hAnsi="Times New Roman" w:cs="Times New Roman"/>
          <w:i/>
        </w:rPr>
        <w:t xml:space="preserve"> </w:t>
      </w:r>
      <w:proofErr w:type="spellStart"/>
      <w:r w:rsidR="001A4A9C" w:rsidRPr="001A4A9C">
        <w:rPr>
          <w:rFonts w:ascii="Times New Roman" w:hAnsi="Times New Roman" w:cs="Times New Roman"/>
          <w:i/>
        </w:rPr>
        <w:t>aneus</w:t>
      </w:r>
      <w:proofErr w:type="spellEnd"/>
      <w:r w:rsidR="001A4A9C">
        <w:rPr>
          <w:rFonts w:ascii="Times New Roman" w:hAnsi="Times New Roman" w:cs="Times New Roman"/>
        </w:rPr>
        <w:t xml:space="preserve"> and </w:t>
      </w:r>
      <w:r w:rsidR="001A4A9C" w:rsidRPr="001A4A9C">
        <w:rPr>
          <w:rFonts w:ascii="Times New Roman" w:hAnsi="Times New Roman" w:cs="Times New Roman"/>
          <w:i/>
        </w:rPr>
        <w:t xml:space="preserve">Bolitoglossa </w:t>
      </w:r>
      <w:proofErr w:type="spellStart"/>
      <w:r w:rsidR="001A4A9C" w:rsidRPr="001A4A9C">
        <w:rPr>
          <w:rFonts w:ascii="Times New Roman" w:hAnsi="Times New Roman" w:cs="Times New Roman"/>
          <w:i/>
        </w:rPr>
        <w:t>hartwegi</w:t>
      </w:r>
      <w:proofErr w:type="spellEnd"/>
      <w:r w:rsidR="001A4A9C">
        <w:rPr>
          <w:rFonts w:ascii="Times New Roman" w:hAnsi="Times New Roman" w:cs="Times New Roman"/>
        </w:rPr>
        <w:t xml:space="preserve">: saxicolous-arboreal; </w:t>
      </w:r>
      <w:r w:rsidR="001A4A9C" w:rsidRPr="001A4A9C">
        <w:rPr>
          <w:rFonts w:ascii="Times New Roman" w:hAnsi="Times New Roman" w:cs="Times New Roman"/>
          <w:i/>
        </w:rPr>
        <w:t xml:space="preserve">Eurycea </w:t>
      </w:r>
      <w:proofErr w:type="spellStart"/>
      <w:r w:rsidR="001A4A9C" w:rsidRPr="001A4A9C">
        <w:rPr>
          <w:rFonts w:ascii="Times New Roman" w:hAnsi="Times New Roman" w:cs="Times New Roman"/>
          <w:i/>
        </w:rPr>
        <w:t>spelaea</w:t>
      </w:r>
      <w:proofErr w:type="spellEnd"/>
      <w:r w:rsidR="001A4A9C">
        <w:rPr>
          <w:rFonts w:ascii="Times New Roman" w:hAnsi="Times New Roman" w:cs="Times New Roman"/>
        </w:rPr>
        <w:t>: cave-aquatic)</w:t>
      </w:r>
      <w:r w:rsidR="006B29C9">
        <w:rPr>
          <w:rFonts w:ascii="Times New Roman" w:hAnsi="Times New Roman" w:cs="Times New Roman"/>
        </w:rPr>
        <w:t>, and</w:t>
      </w:r>
      <w:r w:rsidR="009F3208">
        <w:rPr>
          <w:rFonts w:ascii="Times New Roman" w:hAnsi="Times New Roman" w:cs="Times New Roman"/>
        </w:rPr>
        <w:t xml:space="preserve"> </w:t>
      </w:r>
      <w:r w:rsidR="006B29C9">
        <w:rPr>
          <w:rFonts w:ascii="Times New Roman" w:hAnsi="Times New Roman" w:cs="Times New Roman"/>
        </w:rPr>
        <w:t>i</w:t>
      </w:r>
      <w:r w:rsidR="009F3208">
        <w:rPr>
          <w:rFonts w:ascii="Times New Roman" w:hAnsi="Times New Roman" w:cs="Times New Roman"/>
        </w:rPr>
        <w:t xml:space="preserve">n those cases, </w:t>
      </w:r>
      <w:r w:rsidR="001A4A9C">
        <w:rPr>
          <w:rFonts w:ascii="Times New Roman" w:hAnsi="Times New Roman" w:cs="Times New Roman"/>
        </w:rPr>
        <w:t>the lenient classification</w:t>
      </w:r>
      <w:r w:rsidR="009F3208">
        <w:rPr>
          <w:rFonts w:ascii="Times New Roman" w:hAnsi="Times New Roman" w:cs="Times New Roman"/>
        </w:rPr>
        <w:t xml:space="preserve"> </w:t>
      </w:r>
      <w:r w:rsidR="000358DC">
        <w:rPr>
          <w:rFonts w:ascii="Times New Roman" w:hAnsi="Times New Roman" w:cs="Times New Roman"/>
        </w:rPr>
        <w:t xml:space="preserve">used the </w:t>
      </w:r>
      <w:r w:rsidR="001A4A9C">
        <w:rPr>
          <w:rFonts w:ascii="Times New Roman" w:hAnsi="Times New Roman" w:cs="Times New Roman"/>
        </w:rPr>
        <w:t>primary</w:t>
      </w:r>
      <w:r w:rsidR="000358DC">
        <w:rPr>
          <w:rFonts w:ascii="Times New Roman" w:hAnsi="Times New Roman" w:cs="Times New Roman"/>
        </w:rPr>
        <w:t xml:space="preserve"> microhabitat. </w:t>
      </w:r>
      <w:r w:rsidR="00A06AC3">
        <w:rPr>
          <w:rFonts w:ascii="Times New Roman" w:hAnsi="Times New Roman" w:cs="Times New Roman"/>
        </w:rPr>
        <w:t>As most results are consistent across all classification schemes, we report the 6-M results in the main text</w:t>
      </w:r>
      <w:r w:rsidR="006B29C9">
        <w:rPr>
          <w:rFonts w:ascii="Times New Roman" w:hAnsi="Times New Roman" w:cs="Times New Roman"/>
        </w:rPr>
        <w:t xml:space="preserve"> and</w:t>
      </w:r>
      <w:r w:rsidR="00A83D25">
        <w:rPr>
          <w:rFonts w:ascii="Times New Roman" w:hAnsi="Times New Roman" w:cs="Times New Roman"/>
        </w:rPr>
        <w:t xml:space="preserve"> includ</w:t>
      </w:r>
      <w:ins w:id="6" w:author="Flading, Sean P" w:date="2019-06-18T10:15:00Z">
        <w:r w:rsidR="00F61988">
          <w:rPr>
            <w:rFonts w:ascii="Times New Roman" w:hAnsi="Times New Roman" w:cs="Times New Roman"/>
          </w:rPr>
          <w:t>ed</w:t>
        </w:r>
      </w:ins>
      <w:r w:rsidR="00A83D25">
        <w:rPr>
          <w:rFonts w:ascii="Times New Roman" w:hAnsi="Times New Roman" w:cs="Times New Roman"/>
        </w:rPr>
        <w:t xml:space="preserve"> results from other classification schemes only when they differ from 6-M.</w:t>
      </w:r>
    </w:p>
    <w:p w14:paraId="478D7067" w14:textId="3F85F86D" w:rsidR="009F3208" w:rsidRDefault="009F3208">
      <w:pPr>
        <w:rPr>
          <w:rFonts w:ascii="Times New Roman" w:hAnsi="Times New Roman" w:cs="Times New Roman"/>
        </w:rPr>
      </w:pPr>
    </w:p>
    <w:p w14:paraId="1198420C" w14:textId="04ACA533" w:rsidR="000358DC" w:rsidRPr="000358DC" w:rsidRDefault="000358DC">
      <w:pPr>
        <w:rPr>
          <w:rFonts w:ascii="Times New Roman" w:hAnsi="Times New Roman" w:cs="Times New Roman"/>
        </w:rPr>
      </w:pPr>
      <w:r>
        <w:rPr>
          <w:rFonts w:ascii="Times New Roman" w:hAnsi="Times New Roman" w:cs="Times New Roman"/>
        </w:rPr>
        <w:t>Table 1. Microhabitat classifications schemes. Detailed description of each classification scheme can be found in Baken and Adams (</w:t>
      </w:r>
      <w:r w:rsidR="006B29C9">
        <w:rPr>
          <w:rFonts w:ascii="Times New Roman" w:hAnsi="Times New Roman" w:cs="Times New Roman"/>
        </w:rPr>
        <w:t>2019</w:t>
      </w:r>
      <w:r>
        <w:rPr>
          <w:rFonts w:ascii="Times New Roman" w:hAnsi="Times New Roman" w:cs="Times New Roman"/>
        </w:rPr>
        <w:t>)</w:t>
      </w:r>
      <w:r w:rsidR="00796B30">
        <w:rPr>
          <w:rFonts w:ascii="Times New Roman" w:hAnsi="Times New Roman" w:cs="Times New Roman"/>
        </w:rPr>
        <w:t>, and species’ classifications under each scheme can be found on Dryad (DOI)</w:t>
      </w:r>
    </w:p>
    <w:tbl>
      <w:tblPr>
        <w:tblStyle w:val="PlainTable5"/>
        <w:tblW w:w="0" w:type="auto"/>
        <w:tblLook w:val="04A0" w:firstRow="1" w:lastRow="0" w:firstColumn="1" w:lastColumn="0" w:noHBand="0" w:noVBand="1"/>
      </w:tblPr>
      <w:tblGrid>
        <w:gridCol w:w="1080"/>
        <w:gridCol w:w="1890"/>
        <w:gridCol w:w="2250"/>
        <w:gridCol w:w="2070"/>
      </w:tblGrid>
      <w:tr w:rsidR="009F3208" w14:paraId="4DFAECE6" w14:textId="77777777" w:rsidTr="000358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vAlign w:val="bottom"/>
          </w:tcPr>
          <w:p w14:paraId="1C90A507" w14:textId="148E915E" w:rsidR="009F3208" w:rsidRPr="000358DC" w:rsidRDefault="009F3208" w:rsidP="000358DC">
            <w:pPr>
              <w:rPr>
                <w:rFonts w:ascii="Times New Roman" w:hAnsi="Times New Roman" w:cs="Times New Roman"/>
                <w:b/>
                <w:i w:val="0"/>
                <w:sz w:val="24"/>
              </w:rPr>
            </w:pPr>
            <w:r w:rsidRPr="000358DC">
              <w:rPr>
                <w:rFonts w:ascii="Times New Roman" w:hAnsi="Times New Roman" w:cs="Times New Roman"/>
                <w:b/>
                <w:i w:val="0"/>
                <w:sz w:val="24"/>
              </w:rPr>
              <w:t>Scheme</w:t>
            </w:r>
          </w:p>
        </w:tc>
        <w:tc>
          <w:tcPr>
            <w:tcW w:w="1890" w:type="dxa"/>
            <w:vAlign w:val="bottom"/>
          </w:tcPr>
          <w:p w14:paraId="7417CEEA" w14:textId="74F0A8F1"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Data Source on Arboreality</w:t>
            </w:r>
          </w:p>
        </w:tc>
        <w:tc>
          <w:tcPr>
            <w:tcW w:w="2250" w:type="dxa"/>
            <w:vAlign w:val="bottom"/>
          </w:tcPr>
          <w:p w14:paraId="5069CAE3" w14:textId="2FE23423"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Semi</w:t>
            </w:r>
            <w:r w:rsidR="000358DC" w:rsidRPr="000358DC">
              <w:rPr>
                <w:rFonts w:ascii="Times New Roman" w:hAnsi="Times New Roman" w:cs="Times New Roman"/>
                <w:b/>
                <w:i w:val="0"/>
                <w:sz w:val="24"/>
              </w:rPr>
              <w:t>-</w:t>
            </w:r>
            <w:r w:rsidRPr="000358DC">
              <w:rPr>
                <w:rFonts w:ascii="Times New Roman" w:hAnsi="Times New Roman" w:cs="Times New Roman"/>
                <w:b/>
                <w:i w:val="0"/>
                <w:sz w:val="24"/>
              </w:rPr>
              <w:t>Aquatic as a Separate Category</w:t>
            </w:r>
          </w:p>
        </w:tc>
        <w:tc>
          <w:tcPr>
            <w:tcW w:w="2070" w:type="dxa"/>
            <w:vAlign w:val="bottom"/>
          </w:tcPr>
          <w:p w14:paraId="05994541" w14:textId="2A197B58"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Majority Rule or Lenient</w:t>
            </w:r>
          </w:p>
        </w:tc>
      </w:tr>
      <w:tr w:rsidR="009F3208" w14:paraId="56BF4422" w14:textId="77777777" w:rsidTr="0003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E5F1A82" w14:textId="714F91A7" w:rsidR="009F3208" w:rsidRPr="000358DC" w:rsidRDefault="009F3208">
            <w:pPr>
              <w:rPr>
                <w:rFonts w:ascii="Times New Roman" w:hAnsi="Times New Roman" w:cs="Times New Roman"/>
                <w:sz w:val="24"/>
              </w:rPr>
            </w:pPr>
            <w:r w:rsidRPr="000358DC">
              <w:rPr>
                <w:rFonts w:ascii="Times New Roman" w:hAnsi="Times New Roman" w:cs="Times New Roman"/>
                <w:sz w:val="24"/>
              </w:rPr>
              <w:t>6-M</w:t>
            </w:r>
          </w:p>
        </w:tc>
        <w:tc>
          <w:tcPr>
            <w:tcW w:w="1890" w:type="dxa"/>
          </w:tcPr>
          <w:p w14:paraId="1188B6BC" w14:textId="18CB092C"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Original</w:t>
            </w:r>
          </w:p>
        </w:tc>
        <w:tc>
          <w:tcPr>
            <w:tcW w:w="2250" w:type="dxa"/>
          </w:tcPr>
          <w:p w14:paraId="44D7050A" w14:textId="17DEB78B"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2070" w:type="dxa"/>
          </w:tcPr>
          <w:p w14:paraId="07E93A10" w14:textId="3DBB8901"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9F3208" w14:paraId="188144E8" w14:textId="77777777" w:rsidTr="000358DC">
        <w:tc>
          <w:tcPr>
            <w:cnfStyle w:val="001000000000" w:firstRow="0" w:lastRow="0" w:firstColumn="1" w:lastColumn="0" w:oddVBand="0" w:evenVBand="0" w:oddHBand="0" w:evenHBand="0" w:firstRowFirstColumn="0" w:firstRowLastColumn="0" w:lastRowFirstColumn="0" w:lastRowLastColumn="0"/>
            <w:tcW w:w="1080" w:type="dxa"/>
          </w:tcPr>
          <w:p w14:paraId="02A5C225" w14:textId="2F00EEBD" w:rsidR="009F3208" w:rsidRPr="000358DC" w:rsidRDefault="009F3208">
            <w:pPr>
              <w:rPr>
                <w:rFonts w:ascii="Times New Roman" w:hAnsi="Times New Roman" w:cs="Times New Roman"/>
                <w:sz w:val="24"/>
              </w:rPr>
            </w:pPr>
            <w:r w:rsidRPr="000358DC">
              <w:rPr>
                <w:rFonts w:ascii="Times New Roman" w:hAnsi="Times New Roman" w:cs="Times New Roman"/>
                <w:sz w:val="24"/>
              </w:rPr>
              <w:t>6-L</w:t>
            </w:r>
          </w:p>
        </w:tc>
        <w:tc>
          <w:tcPr>
            <w:tcW w:w="1890" w:type="dxa"/>
          </w:tcPr>
          <w:p w14:paraId="2C15A73C" w14:textId="58E9AB91"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Original</w:t>
            </w:r>
          </w:p>
        </w:tc>
        <w:tc>
          <w:tcPr>
            <w:tcW w:w="2250" w:type="dxa"/>
          </w:tcPr>
          <w:p w14:paraId="55BD7F91" w14:textId="28B2AA78"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2070" w:type="dxa"/>
          </w:tcPr>
          <w:p w14:paraId="61D3B531" w14:textId="125D67D9"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9F3208" w14:paraId="5AF32499" w14:textId="77777777" w:rsidTr="0003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23D3AE5" w14:textId="6A8E1B90" w:rsidR="009F3208" w:rsidRPr="000358DC" w:rsidRDefault="009F3208">
            <w:pPr>
              <w:rPr>
                <w:rFonts w:ascii="Times New Roman" w:hAnsi="Times New Roman" w:cs="Times New Roman"/>
                <w:sz w:val="24"/>
              </w:rPr>
            </w:pPr>
            <w:r w:rsidRPr="000358DC">
              <w:rPr>
                <w:rFonts w:ascii="Times New Roman" w:hAnsi="Times New Roman" w:cs="Times New Roman"/>
                <w:sz w:val="24"/>
              </w:rPr>
              <w:t>7-M</w:t>
            </w:r>
          </w:p>
        </w:tc>
        <w:tc>
          <w:tcPr>
            <w:tcW w:w="1890" w:type="dxa"/>
          </w:tcPr>
          <w:p w14:paraId="72092906" w14:textId="3ECAF93D"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Original</w:t>
            </w:r>
          </w:p>
        </w:tc>
        <w:tc>
          <w:tcPr>
            <w:tcW w:w="2250" w:type="dxa"/>
          </w:tcPr>
          <w:p w14:paraId="6477B01B" w14:textId="12DFF8AE"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2070" w:type="dxa"/>
          </w:tcPr>
          <w:p w14:paraId="5EABEF6C" w14:textId="7FF878F0"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9F3208" w14:paraId="11EAFC47" w14:textId="77777777" w:rsidTr="000358DC">
        <w:tc>
          <w:tcPr>
            <w:cnfStyle w:val="001000000000" w:firstRow="0" w:lastRow="0" w:firstColumn="1" w:lastColumn="0" w:oddVBand="0" w:evenVBand="0" w:oddHBand="0" w:evenHBand="0" w:firstRowFirstColumn="0" w:firstRowLastColumn="0" w:lastRowFirstColumn="0" w:lastRowLastColumn="0"/>
            <w:tcW w:w="1080" w:type="dxa"/>
          </w:tcPr>
          <w:p w14:paraId="3CCFDD98" w14:textId="1EE2947C" w:rsidR="009F3208" w:rsidRPr="000358DC" w:rsidRDefault="009F3208">
            <w:pPr>
              <w:rPr>
                <w:rFonts w:ascii="Times New Roman" w:hAnsi="Times New Roman" w:cs="Times New Roman"/>
                <w:sz w:val="24"/>
              </w:rPr>
            </w:pPr>
            <w:r w:rsidRPr="000358DC">
              <w:rPr>
                <w:rFonts w:ascii="Times New Roman" w:hAnsi="Times New Roman" w:cs="Times New Roman"/>
                <w:sz w:val="24"/>
              </w:rPr>
              <w:t>7-L</w:t>
            </w:r>
          </w:p>
        </w:tc>
        <w:tc>
          <w:tcPr>
            <w:tcW w:w="1890" w:type="dxa"/>
          </w:tcPr>
          <w:p w14:paraId="0D74EC29" w14:textId="119CDC40"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Original</w:t>
            </w:r>
          </w:p>
        </w:tc>
        <w:tc>
          <w:tcPr>
            <w:tcW w:w="2250" w:type="dxa"/>
          </w:tcPr>
          <w:p w14:paraId="59948F80" w14:textId="3D6D56E4"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2070" w:type="dxa"/>
          </w:tcPr>
          <w:p w14:paraId="3351FA97" w14:textId="638A82CB"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9F3208" w14:paraId="4058DF64" w14:textId="77777777" w:rsidTr="0003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FCFF4AE" w14:textId="143E703D" w:rsidR="009F3208" w:rsidRPr="000358DC" w:rsidRDefault="009F3208">
            <w:pPr>
              <w:rPr>
                <w:rFonts w:ascii="Times New Roman" w:hAnsi="Times New Roman" w:cs="Times New Roman"/>
                <w:sz w:val="24"/>
              </w:rPr>
            </w:pPr>
            <w:r w:rsidRPr="000358DC">
              <w:rPr>
                <w:rFonts w:ascii="Times New Roman" w:hAnsi="Times New Roman" w:cs="Times New Roman"/>
                <w:sz w:val="24"/>
              </w:rPr>
              <w:t>6-McM</w:t>
            </w:r>
          </w:p>
        </w:tc>
        <w:tc>
          <w:tcPr>
            <w:tcW w:w="1890" w:type="dxa"/>
          </w:tcPr>
          <w:p w14:paraId="07EA7268" w14:textId="733D7CAC"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4833C64A" w14:textId="12CA9010"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2070" w:type="dxa"/>
          </w:tcPr>
          <w:p w14:paraId="054ADBCE" w14:textId="16FE1F10"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9F3208" w14:paraId="01D48179" w14:textId="77777777" w:rsidTr="000358DC">
        <w:tc>
          <w:tcPr>
            <w:cnfStyle w:val="001000000000" w:firstRow="0" w:lastRow="0" w:firstColumn="1" w:lastColumn="0" w:oddVBand="0" w:evenVBand="0" w:oddHBand="0" w:evenHBand="0" w:firstRowFirstColumn="0" w:firstRowLastColumn="0" w:lastRowFirstColumn="0" w:lastRowLastColumn="0"/>
            <w:tcW w:w="1080" w:type="dxa"/>
          </w:tcPr>
          <w:p w14:paraId="0D36ECA9" w14:textId="2D07CD22" w:rsidR="009F3208" w:rsidRPr="000358DC" w:rsidRDefault="009F3208">
            <w:pPr>
              <w:rPr>
                <w:rFonts w:ascii="Times New Roman" w:hAnsi="Times New Roman" w:cs="Times New Roman"/>
                <w:sz w:val="24"/>
              </w:rPr>
            </w:pPr>
            <w:r w:rsidRPr="000358DC">
              <w:rPr>
                <w:rFonts w:ascii="Times New Roman" w:hAnsi="Times New Roman" w:cs="Times New Roman"/>
                <w:sz w:val="24"/>
              </w:rPr>
              <w:t>6-McL</w:t>
            </w:r>
          </w:p>
        </w:tc>
        <w:tc>
          <w:tcPr>
            <w:tcW w:w="1890" w:type="dxa"/>
          </w:tcPr>
          <w:p w14:paraId="0F21C678" w14:textId="780AABB0"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1DC7B07A" w14:textId="6DB5CA3F"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2070" w:type="dxa"/>
          </w:tcPr>
          <w:p w14:paraId="10CA0BB8" w14:textId="53D4A125" w:rsidR="009F3208" w:rsidRPr="000358DC" w:rsidRDefault="009F32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bl>
    <w:p w14:paraId="535D0EB7" w14:textId="77777777" w:rsidR="009F3208" w:rsidRDefault="009F3208">
      <w:pPr>
        <w:rPr>
          <w:rFonts w:ascii="Times New Roman" w:hAnsi="Times New Roman" w:cs="Times New Roman"/>
        </w:rPr>
      </w:pPr>
    </w:p>
    <w:p w14:paraId="530A834A" w14:textId="77777777" w:rsidR="000D22CB" w:rsidRDefault="000D22CB">
      <w:pPr>
        <w:rPr>
          <w:rFonts w:ascii="Times New Roman" w:hAnsi="Times New Roman" w:cs="Times New Roman"/>
        </w:rPr>
      </w:pPr>
    </w:p>
    <w:p w14:paraId="20764B90" w14:textId="77777777" w:rsidR="000D22CB" w:rsidRPr="001F7131" w:rsidRDefault="000D22CB">
      <w:pPr>
        <w:rPr>
          <w:rFonts w:ascii="Times New Roman" w:hAnsi="Times New Roman" w:cs="Times New Roman"/>
          <w:u w:val="single"/>
        </w:rPr>
      </w:pPr>
    </w:p>
    <w:p w14:paraId="66ACF9C5" w14:textId="21DDBE17" w:rsidR="002A3156" w:rsidRPr="00F0424F" w:rsidRDefault="00251480">
      <w:pPr>
        <w:rPr>
          <w:rFonts w:ascii="Times New Roman" w:hAnsi="Times New Roman" w:cs="Times New Roman"/>
          <w:u w:val="single"/>
        </w:rPr>
      </w:pPr>
      <w:r>
        <w:rPr>
          <w:rFonts w:ascii="Times New Roman" w:hAnsi="Times New Roman" w:cs="Times New Roman"/>
          <w:u w:val="single"/>
        </w:rPr>
        <w:t>Distribution</w:t>
      </w:r>
      <w:r w:rsidR="00F93ACC">
        <w:rPr>
          <w:rFonts w:ascii="Times New Roman" w:hAnsi="Times New Roman" w:cs="Times New Roman"/>
          <w:u w:val="single"/>
        </w:rPr>
        <w:t xml:space="preserve"> and Environmental Data</w:t>
      </w:r>
    </w:p>
    <w:p w14:paraId="4272E50A" w14:textId="0E38529C" w:rsidR="007900AA" w:rsidRPr="007900AA" w:rsidRDefault="00751704" w:rsidP="003D363D">
      <w:pPr>
        <w:rPr>
          <w:rFonts w:ascii="Times New Roman" w:eastAsia="Times New Roman" w:hAnsi="Times New Roman" w:cs="Times New Roman"/>
        </w:rPr>
      </w:pPr>
      <w:r>
        <w:rPr>
          <w:rFonts w:ascii="Times New Roman" w:hAnsi="Times New Roman" w:cs="Times New Roman"/>
        </w:rPr>
        <w:tab/>
      </w:r>
      <w:r w:rsidR="006B29C9">
        <w:rPr>
          <w:rFonts w:ascii="Times New Roman" w:hAnsi="Times New Roman" w:cs="Times New Roman"/>
        </w:rPr>
        <w:t xml:space="preserve">We obtained species polygons for 293 </w:t>
      </w:r>
      <w:r w:rsidR="00F0424F">
        <w:rPr>
          <w:rFonts w:ascii="Times New Roman" w:hAnsi="Times New Roman" w:cs="Times New Roman"/>
        </w:rPr>
        <w:t>North American plethodontid s</w:t>
      </w:r>
      <w:r w:rsidR="007900AA">
        <w:rPr>
          <w:rFonts w:ascii="Times New Roman" w:hAnsi="Times New Roman" w:cs="Times New Roman"/>
        </w:rPr>
        <w:t xml:space="preserve">pecies </w:t>
      </w:r>
      <w:r w:rsidR="00F93ACC">
        <w:rPr>
          <w:rFonts w:ascii="Times New Roman" w:hAnsi="Times New Roman" w:cs="Times New Roman"/>
        </w:rPr>
        <w:t>from the International Union for Conservation of Nature’s (IUCN) Red List of Threatened Species database</w:t>
      </w:r>
      <w:r w:rsidR="006B29C9">
        <w:rPr>
          <w:rFonts w:ascii="Times New Roman" w:hAnsi="Times New Roman" w:cs="Times New Roman"/>
        </w:rPr>
        <w:t>. To expand our species sampling, we constructed 18 additional species polygons based on</w:t>
      </w:r>
      <w:r w:rsidR="00F93ACC">
        <w:rPr>
          <w:rFonts w:ascii="Times New Roman" w:hAnsi="Times New Roman" w:cs="Times New Roman"/>
        </w:rPr>
        <w:t xml:space="preserve"> VertNet (Constable et al 2010) occurrence data</w:t>
      </w:r>
      <w:r w:rsidR="006B29C9">
        <w:rPr>
          <w:rFonts w:ascii="Times New Roman" w:hAnsi="Times New Roman" w:cs="Times New Roman"/>
        </w:rPr>
        <w:t xml:space="preserve"> using </w:t>
      </w:r>
      <w:r w:rsidR="00F93ACC">
        <w:rPr>
          <w:rFonts w:ascii="Times New Roman" w:hAnsi="Times New Roman" w:cs="Times New Roman"/>
        </w:rPr>
        <w:t xml:space="preserve">alpha hulls </w:t>
      </w:r>
      <w:r w:rsidR="007900AA">
        <w:rPr>
          <w:rFonts w:ascii="Times New Roman" w:hAnsi="Times New Roman" w:cs="Times New Roman"/>
        </w:rPr>
        <w:t>(</w:t>
      </w:r>
      <w:r w:rsidR="007900AA" w:rsidRPr="007900AA">
        <w:rPr>
          <w:rFonts w:ascii="Times New Roman" w:hAnsi="Times New Roman" w:cs="Times New Roman"/>
        </w:rPr>
        <w:t>α</w:t>
      </w:r>
      <w:r w:rsidR="007900AA">
        <w:rPr>
          <w:rFonts w:ascii="Times New Roman" w:hAnsi="Times New Roman" w:cs="Times New Roman"/>
        </w:rPr>
        <w:t xml:space="preserve"> = 1) </w:t>
      </w:r>
      <w:r w:rsidR="00F93ACC">
        <w:rPr>
          <w:rFonts w:ascii="Times New Roman" w:hAnsi="Times New Roman" w:cs="Times New Roman"/>
        </w:rPr>
        <w:t xml:space="preserve">and excluding </w:t>
      </w:r>
      <w:r w:rsidR="007900AA">
        <w:rPr>
          <w:rFonts w:ascii="Times New Roman" w:hAnsi="Times New Roman" w:cs="Times New Roman"/>
        </w:rPr>
        <w:t xml:space="preserve">questionable records and </w:t>
      </w:r>
      <w:r w:rsidR="00F93ACC">
        <w:rPr>
          <w:rFonts w:ascii="Times New Roman" w:hAnsi="Times New Roman" w:cs="Times New Roman"/>
        </w:rPr>
        <w:t xml:space="preserve">marine environments </w:t>
      </w:r>
      <w:r w:rsidR="006B29C9">
        <w:rPr>
          <w:rFonts w:ascii="Times New Roman" w:hAnsi="Times New Roman" w:cs="Times New Roman"/>
        </w:rPr>
        <w:t>following IUCN protocol</w:t>
      </w:r>
      <w:r w:rsidR="00F0424F">
        <w:rPr>
          <w:rFonts w:ascii="Times New Roman" w:hAnsi="Times New Roman" w:cs="Times New Roman"/>
        </w:rPr>
        <w:t xml:space="preserve"> </w:t>
      </w:r>
      <w:r w:rsidR="00F93ACC">
        <w:rPr>
          <w:rFonts w:ascii="Times New Roman" w:hAnsi="Times New Roman" w:cs="Times New Roman"/>
        </w:rPr>
        <w:t>(</w:t>
      </w:r>
      <w:commentRangeStart w:id="7"/>
      <w:commentRangeStart w:id="8"/>
      <w:r w:rsidR="00F93ACC">
        <w:rPr>
          <w:rFonts w:ascii="Times New Roman" w:hAnsi="Times New Roman" w:cs="Times New Roman"/>
        </w:rPr>
        <w:t>see _</w:t>
      </w:r>
      <w:r w:rsidR="007900AA">
        <w:rPr>
          <w:rFonts w:ascii="Times New Roman" w:hAnsi="Times New Roman" w:cs="Times New Roman"/>
        </w:rPr>
        <w:t>[explanation and reason why alpha =1 is good]</w:t>
      </w:r>
      <w:r w:rsidR="00F93ACC">
        <w:rPr>
          <w:rFonts w:ascii="Times New Roman" w:hAnsi="Times New Roman" w:cs="Times New Roman"/>
        </w:rPr>
        <w:t>__ for more details)</w:t>
      </w:r>
      <w:commentRangeEnd w:id="7"/>
      <w:r w:rsidR="003D467C">
        <w:rPr>
          <w:rStyle w:val="CommentReference"/>
        </w:rPr>
        <w:commentReference w:id="7"/>
      </w:r>
      <w:commentRangeEnd w:id="8"/>
      <w:r w:rsidR="00CC2BFE">
        <w:rPr>
          <w:rStyle w:val="CommentReference"/>
        </w:rPr>
        <w:commentReference w:id="8"/>
      </w:r>
      <w:r w:rsidR="00F93ACC">
        <w:rPr>
          <w:rFonts w:ascii="Times New Roman" w:hAnsi="Times New Roman" w:cs="Times New Roman"/>
        </w:rPr>
        <w:t xml:space="preserve">. </w:t>
      </w:r>
    </w:p>
    <w:p w14:paraId="5A811920" w14:textId="50E0C7EC" w:rsidR="003D363D" w:rsidRDefault="00F0424F" w:rsidP="007900AA">
      <w:pPr>
        <w:ind w:firstLine="720"/>
        <w:rPr>
          <w:rFonts w:ascii="Times New Roman" w:hAnsi="Times New Roman" w:cs="Times New Roman"/>
        </w:rPr>
      </w:pPr>
      <w:r>
        <w:rPr>
          <w:rFonts w:ascii="Times New Roman" w:hAnsi="Times New Roman" w:cs="Times New Roman"/>
        </w:rPr>
        <w:t>We extracted t</w:t>
      </w:r>
      <w:r w:rsidR="007900AA">
        <w:rPr>
          <w:rFonts w:ascii="Times New Roman" w:hAnsi="Times New Roman" w:cs="Times New Roman"/>
        </w:rPr>
        <w:t>welve climate variables</w:t>
      </w:r>
      <w:r>
        <w:rPr>
          <w:rFonts w:ascii="Times New Roman" w:hAnsi="Times New Roman" w:cs="Times New Roman"/>
        </w:rPr>
        <w:t xml:space="preserve"> </w:t>
      </w:r>
      <w:r w:rsidR="006B29C9">
        <w:rPr>
          <w:rFonts w:ascii="Times New Roman" w:hAnsi="Times New Roman" w:cs="Times New Roman"/>
        </w:rPr>
        <w:t>from</w:t>
      </w:r>
      <w:r>
        <w:rPr>
          <w:rFonts w:ascii="Times New Roman" w:hAnsi="Times New Roman" w:cs="Times New Roman"/>
        </w:rPr>
        <w:t xml:space="preserve"> each species polygon</w:t>
      </w:r>
      <w:r w:rsidR="007900AA">
        <w:rPr>
          <w:rFonts w:ascii="Times New Roman" w:hAnsi="Times New Roman" w:cs="Times New Roman"/>
        </w:rPr>
        <w:t xml:space="preserve"> at a spatial</w:t>
      </w:r>
      <w:r w:rsidR="00251480">
        <w:rPr>
          <w:rFonts w:ascii="Times New Roman" w:hAnsi="Times New Roman" w:cs="Times New Roman"/>
        </w:rPr>
        <w:t xml:space="preserve"> resolution of 2.5 arc</w:t>
      </w:r>
      <w:r w:rsidR="004523A3">
        <w:rPr>
          <w:rFonts w:ascii="Times New Roman" w:hAnsi="Times New Roman" w:cs="Times New Roman"/>
        </w:rPr>
        <w:t xml:space="preserve"> </w:t>
      </w:r>
      <w:r w:rsidR="00251480">
        <w:rPr>
          <w:rFonts w:ascii="Times New Roman" w:hAnsi="Times New Roman" w:cs="Times New Roman"/>
        </w:rPr>
        <w:t>minute</w:t>
      </w:r>
      <w:r>
        <w:rPr>
          <w:rFonts w:ascii="Times New Roman" w:hAnsi="Times New Roman" w:cs="Times New Roman"/>
        </w:rPr>
        <w:t xml:space="preserve">. </w:t>
      </w:r>
      <w:r w:rsidR="00C100DC">
        <w:rPr>
          <w:rFonts w:ascii="Times New Roman" w:hAnsi="Times New Roman" w:cs="Times New Roman"/>
        </w:rPr>
        <w:t xml:space="preserve">This dataset included 1,298,924 localities (range: 1-122,837 localities per species, median = 77 localities per species). </w:t>
      </w:r>
      <w:r w:rsidR="00A83D25">
        <w:rPr>
          <w:rFonts w:ascii="Times New Roman" w:hAnsi="Times New Roman" w:cs="Times New Roman"/>
        </w:rPr>
        <w:t>C</w:t>
      </w:r>
      <w:r w:rsidR="004523A3">
        <w:rPr>
          <w:rFonts w:ascii="Times New Roman" w:hAnsi="Times New Roman" w:cs="Times New Roman"/>
        </w:rPr>
        <w:t>limatic variable</w:t>
      </w:r>
      <w:r w:rsidR="00A83D25">
        <w:rPr>
          <w:rFonts w:ascii="Times New Roman" w:hAnsi="Times New Roman" w:cs="Times New Roman"/>
        </w:rPr>
        <w:t xml:space="preserve"> selection </w:t>
      </w:r>
      <w:r w:rsidR="004523A3">
        <w:rPr>
          <w:rFonts w:ascii="Times New Roman" w:hAnsi="Times New Roman" w:cs="Times New Roman"/>
        </w:rPr>
        <w:t xml:space="preserve">followed previous studies of </w:t>
      </w:r>
      <w:r w:rsidR="005D39F6">
        <w:rPr>
          <w:rFonts w:ascii="Times New Roman" w:hAnsi="Times New Roman" w:cs="Times New Roman"/>
        </w:rPr>
        <w:t xml:space="preserve">amphibian </w:t>
      </w:r>
      <w:r w:rsidR="004523A3">
        <w:rPr>
          <w:rFonts w:ascii="Times New Roman" w:hAnsi="Times New Roman" w:cs="Times New Roman"/>
        </w:rPr>
        <w:t>niche</w:t>
      </w:r>
      <w:r w:rsidR="005D39F6">
        <w:rPr>
          <w:rFonts w:ascii="Times New Roman" w:hAnsi="Times New Roman" w:cs="Times New Roman"/>
        </w:rPr>
        <w:t xml:space="preserve"> variation</w:t>
      </w:r>
      <w:r w:rsidR="004523A3">
        <w:rPr>
          <w:rFonts w:ascii="Times New Roman" w:hAnsi="Times New Roman" w:cs="Times New Roman"/>
        </w:rPr>
        <w:t xml:space="preserve"> (Gomez-Rodriguez et al 201</w:t>
      </w:r>
      <w:r w:rsidR="00260C17">
        <w:rPr>
          <w:rFonts w:ascii="Times New Roman" w:hAnsi="Times New Roman" w:cs="Times New Roman"/>
        </w:rPr>
        <w:t>5</w:t>
      </w:r>
      <w:r w:rsidR="005D39F6">
        <w:rPr>
          <w:rFonts w:ascii="Times New Roman" w:hAnsi="Times New Roman" w:cs="Times New Roman"/>
        </w:rPr>
        <w:t>, Currie 1991</w:t>
      </w:r>
      <w:r w:rsidR="004523A3">
        <w:rPr>
          <w:rFonts w:ascii="Times New Roman" w:hAnsi="Times New Roman" w:cs="Times New Roman"/>
        </w:rPr>
        <w:t xml:space="preserve">) and microhabitat use in plethodontids </w:t>
      </w:r>
      <w:commentRangeStart w:id="9"/>
      <w:commentRangeStart w:id="10"/>
      <w:r w:rsidR="004523A3">
        <w:rPr>
          <w:rFonts w:ascii="Times New Roman" w:hAnsi="Times New Roman" w:cs="Times New Roman"/>
        </w:rPr>
        <w:t>(</w:t>
      </w:r>
      <w:proofErr w:type="spellStart"/>
      <w:ins w:id="11" w:author="Flading, Sean P" w:date="2019-06-18T09:15:00Z">
        <w:r w:rsidR="00CC2BFE">
          <w:rPr>
            <w:rFonts w:ascii="Times New Roman" w:hAnsi="Times New Roman" w:cs="Times New Roman"/>
          </w:rPr>
          <w:t>Gade</w:t>
        </w:r>
        <w:proofErr w:type="spellEnd"/>
        <w:r w:rsidR="00CC2BFE">
          <w:rPr>
            <w:rFonts w:ascii="Times New Roman" w:hAnsi="Times New Roman" w:cs="Times New Roman"/>
          </w:rPr>
          <w:t xml:space="preserve"> and Peterman 2019</w:t>
        </w:r>
      </w:ins>
      <w:ins w:id="12" w:author="Flading, Sean P" w:date="2019-06-18T09:17:00Z">
        <w:r w:rsidR="00CC2BFE">
          <w:rPr>
            <w:rFonts w:ascii="Times New Roman" w:hAnsi="Times New Roman" w:cs="Times New Roman"/>
          </w:rPr>
          <w:t xml:space="preserve">, </w:t>
        </w:r>
        <w:proofErr w:type="spellStart"/>
        <w:r w:rsidR="00CC2BFE">
          <w:rPr>
            <w:rFonts w:ascii="Times New Roman" w:hAnsi="Times New Roman" w:cs="Times New Roman"/>
          </w:rPr>
          <w:t>Rodder</w:t>
        </w:r>
        <w:proofErr w:type="spellEnd"/>
        <w:r w:rsidR="00CC2BFE">
          <w:rPr>
            <w:rFonts w:ascii="Times New Roman" w:hAnsi="Times New Roman" w:cs="Times New Roman"/>
          </w:rPr>
          <w:t xml:space="preserve"> and Engler 2011</w:t>
        </w:r>
      </w:ins>
      <w:del w:id="13" w:author="Flading, Sean P" w:date="2019-06-18T09:15:00Z">
        <w:r w:rsidR="004523A3" w:rsidDel="00CC2BFE">
          <w:rPr>
            <w:rFonts w:ascii="Times New Roman" w:hAnsi="Times New Roman" w:cs="Times New Roman"/>
          </w:rPr>
          <w:delText>_,__</w:delText>
        </w:r>
      </w:del>
      <w:r w:rsidR="004523A3">
        <w:rPr>
          <w:rFonts w:ascii="Times New Roman" w:hAnsi="Times New Roman" w:cs="Times New Roman"/>
        </w:rPr>
        <w:t>, McEntire and Maerz 2019??)</w:t>
      </w:r>
      <w:r w:rsidR="007900AA">
        <w:rPr>
          <w:rFonts w:ascii="Times New Roman" w:hAnsi="Times New Roman" w:cs="Times New Roman"/>
        </w:rPr>
        <w:t xml:space="preserve"> </w:t>
      </w:r>
      <w:commentRangeEnd w:id="9"/>
      <w:r w:rsidR="003D467C">
        <w:rPr>
          <w:rStyle w:val="CommentReference"/>
        </w:rPr>
        <w:commentReference w:id="9"/>
      </w:r>
      <w:commentRangeEnd w:id="10"/>
      <w:r w:rsidR="00CC2BFE">
        <w:rPr>
          <w:rStyle w:val="CommentReference"/>
        </w:rPr>
        <w:commentReference w:id="10"/>
      </w:r>
      <w:r w:rsidR="007900AA">
        <w:rPr>
          <w:rFonts w:ascii="Times New Roman" w:hAnsi="Times New Roman" w:cs="Times New Roman"/>
        </w:rPr>
        <w:t xml:space="preserve">to capture abiotic factors that </w:t>
      </w:r>
      <w:r>
        <w:rPr>
          <w:rFonts w:ascii="Times New Roman" w:hAnsi="Times New Roman" w:cs="Times New Roman"/>
        </w:rPr>
        <w:t>are shown to influence plethodontid survival and behavior</w:t>
      </w:r>
      <w:r w:rsidR="00D5531A">
        <w:rPr>
          <w:rFonts w:ascii="Times New Roman" w:hAnsi="Times New Roman" w:cs="Times New Roman"/>
        </w:rPr>
        <w:t xml:space="preserve">. These variables </w:t>
      </w:r>
      <w:r w:rsidR="00A83D25">
        <w:rPr>
          <w:rFonts w:ascii="Times New Roman" w:hAnsi="Times New Roman" w:cs="Times New Roman"/>
        </w:rPr>
        <w:t>included</w:t>
      </w:r>
      <w:r w:rsidR="004523A3">
        <w:rPr>
          <w:rFonts w:ascii="Times New Roman" w:hAnsi="Times New Roman" w:cs="Times New Roman"/>
        </w:rPr>
        <w:t xml:space="preserve"> </w:t>
      </w:r>
      <w:r w:rsidR="003D467C">
        <w:rPr>
          <w:rFonts w:ascii="Times New Roman" w:hAnsi="Times New Roman" w:cs="Times New Roman"/>
        </w:rPr>
        <w:t xml:space="preserve">nine WorldClim variables </w:t>
      </w:r>
      <w:r w:rsidR="004523A3">
        <w:rPr>
          <w:rFonts w:ascii="Times New Roman" w:hAnsi="Times New Roman" w:cs="Times New Roman"/>
        </w:rPr>
        <w:t>quantifying yearly averages and extremes for temperature</w:t>
      </w:r>
      <w:r w:rsidR="003D467C">
        <w:rPr>
          <w:rFonts w:ascii="Times New Roman" w:hAnsi="Times New Roman" w:cs="Times New Roman"/>
        </w:rPr>
        <w:t>,</w:t>
      </w:r>
      <w:r w:rsidR="004523A3">
        <w:rPr>
          <w:rFonts w:ascii="Times New Roman" w:hAnsi="Times New Roman" w:cs="Times New Roman"/>
        </w:rPr>
        <w:t xml:space="preserve"> precipitation</w:t>
      </w:r>
      <w:r w:rsidR="003D467C">
        <w:rPr>
          <w:rFonts w:ascii="Times New Roman" w:hAnsi="Times New Roman" w:cs="Times New Roman"/>
        </w:rPr>
        <w:t>, and potential evapotranspiration</w:t>
      </w:r>
      <w:r w:rsidR="004523A3">
        <w:rPr>
          <w:rFonts w:ascii="Times New Roman" w:hAnsi="Times New Roman" w:cs="Times New Roman"/>
        </w:rPr>
        <w:t xml:space="preserve"> (BIO1, BIO5, BIO6,</w:t>
      </w:r>
      <w:r w:rsidR="004523A3" w:rsidRPr="004523A3">
        <w:rPr>
          <w:rFonts w:ascii="Times New Roman" w:hAnsi="Times New Roman" w:cs="Times New Roman"/>
        </w:rPr>
        <w:t xml:space="preserve"> </w:t>
      </w:r>
      <w:r w:rsidR="004523A3">
        <w:rPr>
          <w:rFonts w:ascii="Times New Roman" w:hAnsi="Times New Roman" w:cs="Times New Roman"/>
        </w:rPr>
        <w:t>BIO12, BIO16, BIO17</w:t>
      </w:r>
      <w:r w:rsidR="00330167">
        <w:rPr>
          <w:rFonts w:ascii="Times New Roman" w:hAnsi="Times New Roman" w:cs="Times New Roman"/>
        </w:rPr>
        <w:t>; Hijmans et al, 2005</w:t>
      </w:r>
      <w:r w:rsidR="003D467C">
        <w:rPr>
          <w:rFonts w:ascii="Times New Roman" w:hAnsi="Times New Roman" w:cs="Times New Roman"/>
        </w:rPr>
        <w:t xml:space="preserve">, PET.A, PET.W, PET.D; Title and </w:t>
      </w:r>
      <w:proofErr w:type="spellStart"/>
      <w:r w:rsidR="003D467C">
        <w:rPr>
          <w:rFonts w:ascii="Times New Roman" w:hAnsi="Times New Roman" w:cs="Times New Roman"/>
        </w:rPr>
        <w:t>Bemmels</w:t>
      </w:r>
      <w:proofErr w:type="spellEnd"/>
      <w:r w:rsidR="003D467C">
        <w:rPr>
          <w:rFonts w:ascii="Times New Roman" w:hAnsi="Times New Roman" w:cs="Times New Roman"/>
        </w:rPr>
        <w:t>, 2018</w:t>
      </w:r>
      <w:r w:rsidR="004523A3">
        <w:rPr>
          <w:rFonts w:ascii="Times New Roman" w:hAnsi="Times New Roman" w:cs="Times New Roman"/>
        </w:rPr>
        <w:t>)</w:t>
      </w:r>
      <w:r w:rsidR="003D467C">
        <w:rPr>
          <w:rFonts w:ascii="Times New Roman" w:hAnsi="Times New Roman" w:cs="Times New Roman"/>
        </w:rPr>
        <w:t>. We also included</w:t>
      </w:r>
      <w:r w:rsidR="004523A3">
        <w:rPr>
          <w:rFonts w:ascii="Times New Roman" w:hAnsi="Times New Roman" w:cs="Times New Roman"/>
        </w:rPr>
        <w:t xml:space="preserve"> </w:t>
      </w:r>
      <w:r w:rsidR="00A83D25">
        <w:rPr>
          <w:rFonts w:ascii="Times New Roman" w:hAnsi="Times New Roman" w:cs="Times New Roman"/>
        </w:rPr>
        <w:t>elevation (</w:t>
      </w:r>
      <w:proofErr w:type="spellStart"/>
      <w:r w:rsidR="00A83D25">
        <w:rPr>
          <w:rFonts w:ascii="Times New Roman" w:hAnsi="Times New Roman" w:cs="Times New Roman"/>
        </w:rPr>
        <w:t>Elev</w:t>
      </w:r>
      <w:proofErr w:type="spellEnd"/>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xml:space="preserve">), </w:t>
      </w:r>
      <w:commentRangeStart w:id="14"/>
      <w:commentRangeStart w:id="15"/>
      <w:r w:rsidR="003D467C">
        <w:rPr>
          <w:rFonts w:ascii="Times New Roman" w:hAnsi="Times New Roman" w:cs="Times New Roman"/>
        </w:rPr>
        <w:t xml:space="preserve">yearly </w:t>
      </w:r>
      <w:commentRangeEnd w:id="14"/>
      <w:r w:rsidR="003D467C">
        <w:rPr>
          <w:rStyle w:val="CommentReference"/>
        </w:rPr>
        <w:commentReference w:id="14"/>
      </w:r>
      <w:commentRangeEnd w:id="15"/>
      <w:r w:rsidR="00CD0DB1">
        <w:rPr>
          <w:rStyle w:val="CommentReference"/>
        </w:rPr>
        <w:commentReference w:id="15"/>
      </w:r>
      <w:r w:rsidR="00A83D25">
        <w:rPr>
          <w:rFonts w:ascii="Times New Roman" w:hAnsi="Times New Roman" w:cs="Times New Roman"/>
        </w:rPr>
        <w:t>climatic moisture (CM</w:t>
      </w:r>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and</w:t>
      </w:r>
      <w:r w:rsidR="003F5A61">
        <w:rPr>
          <w:rFonts w:ascii="Times New Roman" w:hAnsi="Times New Roman" w:cs="Times New Roman"/>
        </w:rPr>
        <w:t xml:space="preserve"> </w:t>
      </w:r>
      <w:r w:rsidR="003D467C">
        <w:rPr>
          <w:rFonts w:ascii="Times New Roman" w:hAnsi="Times New Roman" w:cs="Times New Roman"/>
        </w:rPr>
        <w:t xml:space="preserve">yearly average </w:t>
      </w:r>
      <w:r w:rsidR="00044AE2">
        <w:rPr>
          <w:rFonts w:ascii="Times New Roman" w:hAnsi="Times New Roman" w:cs="Times New Roman"/>
        </w:rPr>
        <w:t xml:space="preserve">cloud cover </w:t>
      </w:r>
      <w:r w:rsidR="00330167">
        <w:rPr>
          <w:rFonts w:ascii="Times New Roman" w:hAnsi="Times New Roman" w:cs="Times New Roman"/>
        </w:rPr>
        <w:t xml:space="preserve">(CC) following Peterson and Nakazawa </w:t>
      </w:r>
      <w:r w:rsidR="00044AE2">
        <w:rPr>
          <w:rFonts w:ascii="Times New Roman" w:hAnsi="Times New Roman" w:cs="Times New Roman"/>
        </w:rPr>
        <w:t>(</w:t>
      </w:r>
      <w:r w:rsidR="00330167">
        <w:rPr>
          <w:rFonts w:ascii="Times New Roman" w:hAnsi="Times New Roman" w:cs="Times New Roman"/>
        </w:rPr>
        <w:t>2008, IPCC 2001</w:t>
      </w:r>
      <w:r w:rsidR="007900AA">
        <w:rPr>
          <w:rFonts w:ascii="Times New Roman" w:hAnsi="Times New Roman" w:cs="Times New Roman"/>
        </w:rPr>
        <w:t>, 0.5 arc minute resolution resampled to 2.5 arc minute resolution</w:t>
      </w:r>
      <w:r w:rsidR="00330167">
        <w:rPr>
          <w:rFonts w:ascii="Times New Roman" w:hAnsi="Times New Roman" w:cs="Times New Roman"/>
        </w:rPr>
        <w:t>;</w:t>
      </w:r>
      <w:r w:rsidR="004523A3">
        <w:rPr>
          <w:rFonts w:ascii="Times New Roman" w:hAnsi="Times New Roman" w:cs="Times New Roman"/>
        </w:rPr>
        <w:t xml:space="preserve"> Table 2</w:t>
      </w:r>
      <w:r w:rsidR="00DB7D1F">
        <w:rPr>
          <w:rFonts w:ascii="Times New Roman" w:hAnsi="Times New Roman" w:cs="Times New Roman"/>
        </w:rPr>
        <w:t>)</w:t>
      </w:r>
      <w:r w:rsidR="007900AA">
        <w:rPr>
          <w:rFonts w:ascii="Times New Roman" w:hAnsi="Times New Roman" w:cs="Times New Roman"/>
        </w:rPr>
        <w:t>.</w:t>
      </w:r>
      <w:r w:rsidR="00A83D25">
        <w:rPr>
          <w:rFonts w:ascii="Times New Roman" w:hAnsi="Times New Roman" w:cs="Times New Roman"/>
        </w:rPr>
        <w:t xml:space="preserve"> </w:t>
      </w:r>
      <w:r w:rsidR="00F57096">
        <w:rPr>
          <w:rFonts w:ascii="Times New Roman" w:hAnsi="Times New Roman" w:cs="Times New Roman"/>
        </w:rPr>
        <w:t>Species level climatic data are available on Dryad (DOI).</w:t>
      </w:r>
    </w:p>
    <w:p w14:paraId="376BBC2D" w14:textId="77777777" w:rsidR="005E1783" w:rsidRDefault="005E1783" w:rsidP="00F0424F">
      <w:pPr>
        <w:rPr>
          <w:rFonts w:ascii="Times New Roman" w:hAnsi="Times New Roman" w:cs="Times New Roman"/>
        </w:rPr>
      </w:pPr>
    </w:p>
    <w:p w14:paraId="6679F5C1" w14:textId="10039459" w:rsidR="003B4598" w:rsidRPr="003B4598" w:rsidRDefault="00C316A0" w:rsidP="003B4598">
      <w:pPr>
        <w:rPr>
          <w:rFonts w:ascii="Times New Roman" w:hAnsi="Times New Roman" w:cs="Times New Roman"/>
          <w:u w:val="single"/>
        </w:rPr>
      </w:pPr>
      <w:r>
        <w:rPr>
          <w:rFonts w:ascii="Times New Roman" w:hAnsi="Times New Roman" w:cs="Times New Roman"/>
          <w:u w:val="single"/>
        </w:rPr>
        <w:t>Phylogenetic Comparative Approach</w:t>
      </w:r>
    </w:p>
    <w:p w14:paraId="4BCFC27C" w14:textId="24B78797" w:rsidR="00C100DC" w:rsidRDefault="003D467C" w:rsidP="00C100DC">
      <w:pPr>
        <w:ind w:firstLine="720"/>
        <w:rPr>
          <w:rFonts w:ascii="Times New Roman" w:hAnsi="Times New Roman" w:cs="Times New Roman"/>
        </w:rPr>
      </w:pPr>
      <w:r>
        <w:rPr>
          <w:rFonts w:ascii="Times New Roman" w:hAnsi="Times New Roman" w:cs="Times New Roman"/>
        </w:rPr>
        <w:t xml:space="preserve">We analyzed climate and microhabitat data using two complementary frameworks. </w:t>
      </w:r>
      <w:r w:rsidR="00F0424F">
        <w:rPr>
          <w:rFonts w:ascii="Times New Roman" w:hAnsi="Times New Roman" w:cs="Times New Roman"/>
        </w:rPr>
        <w:t xml:space="preserve">The first </w:t>
      </w:r>
      <w:r>
        <w:rPr>
          <w:rFonts w:ascii="Times New Roman" w:hAnsi="Times New Roman" w:cs="Times New Roman"/>
        </w:rPr>
        <w:t xml:space="preserve">was a </w:t>
      </w:r>
      <w:r w:rsidR="00F0424F">
        <w:rPr>
          <w:rFonts w:ascii="Times New Roman" w:hAnsi="Times New Roman" w:cs="Times New Roman"/>
        </w:rPr>
        <w:t xml:space="preserve">phylogenetic comparative approach </w:t>
      </w:r>
      <w:r>
        <w:rPr>
          <w:rFonts w:ascii="Times New Roman" w:hAnsi="Times New Roman" w:cs="Times New Roman"/>
        </w:rPr>
        <w:t xml:space="preserve">that </w:t>
      </w:r>
      <w:r w:rsidR="00F0424F">
        <w:rPr>
          <w:rFonts w:ascii="Times New Roman" w:hAnsi="Times New Roman" w:cs="Times New Roman"/>
        </w:rPr>
        <w:t xml:space="preserve">involved calculating summary statistics (minimum, first quartile, mean, third quartile, and maximum) for each climate variable within </w:t>
      </w:r>
      <w:r>
        <w:rPr>
          <w:rFonts w:ascii="Times New Roman" w:hAnsi="Times New Roman" w:cs="Times New Roman"/>
        </w:rPr>
        <w:t>each</w:t>
      </w:r>
      <w:r w:rsidR="00F0424F">
        <w:rPr>
          <w:rFonts w:ascii="Times New Roman" w:hAnsi="Times New Roman" w:cs="Times New Roman"/>
        </w:rPr>
        <w:t xml:space="preserve"> species </w:t>
      </w:r>
      <w:r>
        <w:rPr>
          <w:rFonts w:ascii="Times New Roman" w:hAnsi="Times New Roman" w:cs="Times New Roman"/>
        </w:rPr>
        <w:t>polygon</w:t>
      </w:r>
      <w:r w:rsidR="00F0424F">
        <w:rPr>
          <w:rFonts w:ascii="Times New Roman" w:hAnsi="Times New Roman" w:cs="Times New Roman"/>
        </w:rPr>
        <w:t xml:space="preserve">. </w:t>
      </w:r>
      <w:r w:rsidR="00C100DC" w:rsidRPr="00652D89">
        <w:rPr>
          <w:rFonts w:ascii="Times New Roman" w:hAnsi="Times New Roman" w:cs="Times New Roman"/>
        </w:rPr>
        <w:t xml:space="preserve">We used </w:t>
      </w:r>
      <w:r w:rsidR="00C100DC">
        <w:rPr>
          <w:rFonts w:ascii="Times New Roman" w:hAnsi="Times New Roman" w:cs="Times New Roman"/>
        </w:rPr>
        <w:t>the</w:t>
      </w:r>
      <w:r w:rsidR="00C100DC" w:rsidRPr="00652D89">
        <w:rPr>
          <w:rFonts w:ascii="Times New Roman" w:hAnsi="Times New Roman" w:cs="Times New Roman"/>
        </w:rPr>
        <w:t xml:space="preserve"> time-calibrated phylogeny from Bonett and Blair (2017) </w:t>
      </w:r>
      <w:r w:rsidR="00C100DC">
        <w:rPr>
          <w:rFonts w:ascii="Times New Roman" w:hAnsi="Times New Roman" w:cs="Times New Roman"/>
        </w:rPr>
        <w:t>that included</w:t>
      </w:r>
      <w:r w:rsidR="00C100DC" w:rsidRPr="00652D89">
        <w:rPr>
          <w:rFonts w:ascii="Times New Roman" w:hAnsi="Times New Roman" w:cs="Times New Roman"/>
        </w:rPr>
        <w:t xml:space="preserve"> 516 </w:t>
      </w:r>
      <w:r w:rsidR="00C100DC">
        <w:rPr>
          <w:rFonts w:ascii="Times New Roman" w:hAnsi="Times New Roman" w:cs="Times New Roman"/>
        </w:rPr>
        <w:t xml:space="preserve">Caudata species. Phylogenetic reconstruction was based on </w:t>
      </w:r>
      <w:r w:rsidR="00C100DC" w:rsidRPr="00652D89">
        <w:rPr>
          <w:rFonts w:ascii="Times New Roman" w:hAnsi="Times New Roman" w:cs="Times New Roman"/>
        </w:rPr>
        <w:t>three mitochondrial and four nuclear genes using Bayesian approaches under a pure-birth speciation prior on the tree topology and divergence times</w:t>
      </w:r>
      <w:r w:rsidR="00C100DC">
        <w:rPr>
          <w:rFonts w:ascii="Times New Roman" w:hAnsi="Times New Roman" w:cs="Times New Roman"/>
        </w:rPr>
        <w:t xml:space="preserve">, </w:t>
      </w:r>
      <w:r w:rsidR="00C100DC" w:rsidRPr="00652D89">
        <w:rPr>
          <w:rFonts w:ascii="Times New Roman" w:hAnsi="Times New Roman" w:cs="Times New Roman"/>
        </w:rPr>
        <w:t>an uncorrelated lognormal molecular clock</w:t>
      </w:r>
      <w:r w:rsidR="00C100DC">
        <w:rPr>
          <w:rFonts w:ascii="Times New Roman" w:hAnsi="Times New Roman" w:cs="Times New Roman"/>
        </w:rPr>
        <w:t>, and 12</w:t>
      </w:r>
      <w:r w:rsidR="00C100DC" w:rsidRPr="00652D89">
        <w:rPr>
          <w:rFonts w:ascii="Times New Roman" w:hAnsi="Times New Roman" w:cs="Times New Roman"/>
        </w:rPr>
        <w:t xml:space="preserve"> node calibrations </w:t>
      </w:r>
      <w:r w:rsidR="00C100DC">
        <w:rPr>
          <w:rFonts w:ascii="Times New Roman" w:hAnsi="Times New Roman" w:cs="Times New Roman"/>
        </w:rPr>
        <w:t>from</w:t>
      </w:r>
      <w:r w:rsidR="00C100DC" w:rsidRPr="00652D89">
        <w:rPr>
          <w:rFonts w:ascii="Times New Roman" w:hAnsi="Times New Roman" w:cs="Times New Roman"/>
        </w:rPr>
        <w:t xml:space="preserve"> Shen et al. (2016: for additional details see Bonett and Blair 2017). </w:t>
      </w:r>
      <w:r w:rsidR="00C100DC">
        <w:rPr>
          <w:rFonts w:ascii="Times New Roman" w:hAnsi="Times New Roman" w:cs="Times New Roman"/>
        </w:rPr>
        <w:t>We pruned the maximum clade credibility tree to include only new-world plethodontid species for which microhabitat and species distribution data were available (302 species; ~65% of all Plethodontidae). We similarly pruned each of the 1000 dated posterior chronograms from which the maximum clade credibility tree was derived for use in robustness</w:t>
      </w:r>
      <w:r w:rsidR="00C100DC" w:rsidRPr="00652D89">
        <w:rPr>
          <w:rFonts w:ascii="Times New Roman" w:hAnsi="Times New Roman" w:cs="Times New Roman"/>
        </w:rPr>
        <w:t xml:space="preserve"> analyses (see below).</w:t>
      </w:r>
    </w:p>
    <w:p w14:paraId="059C1FD8" w14:textId="692DA164" w:rsidR="00E55AF4" w:rsidRDefault="00E55AF4" w:rsidP="00C100DC">
      <w:pPr>
        <w:ind w:firstLine="720"/>
        <w:rPr>
          <w:rFonts w:ascii="Times New Roman" w:hAnsi="Times New Roman" w:cs="Times New Roman"/>
        </w:rPr>
      </w:pPr>
      <w:r>
        <w:rPr>
          <w:rFonts w:ascii="Times New Roman" w:hAnsi="Times New Roman" w:cs="Times New Roman"/>
        </w:rPr>
        <w:t>We performed a series of phylogenetic ANOVAs to identify the ways in which climate varies between arboreal and terrestrial species distributions and assessed significance via randomized residual permutation procedures in the R package, RRPP (Collyer and Adams 2019, Collyer and Adams 2018)</w:t>
      </w:r>
      <w:r w:rsidRPr="001F7131">
        <w:rPr>
          <w:rFonts w:ascii="Times New Roman" w:hAnsi="Times New Roman" w:cs="Times New Roman"/>
        </w:rPr>
        <w:t>.</w:t>
      </w:r>
      <w:r>
        <w:rPr>
          <w:rFonts w:ascii="Times New Roman" w:hAnsi="Times New Roman" w:cs="Times New Roman"/>
        </w:rPr>
        <w:t xml:space="preserve"> Our first test included all summary statistics of all climate variables. However, a</w:t>
      </w:r>
      <w:r w:rsidR="00751704" w:rsidRPr="001F7131">
        <w:rPr>
          <w:rFonts w:ascii="Times New Roman" w:hAnsi="Times New Roman" w:cs="Times New Roman"/>
        </w:rPr>
        <w:t xml:space="preserve">s </w:t>
      </w:r>
      <w:r w:rsidR="00751704">
        <w:rPr>
          <w:rFonts w:ascii="Times New Roman" w:hAnsi="Times New Roman" w:cs="Times New Roman"/>
        </w:rPr>
        <w:t>the</w:t>
      </w:r>
      <w:r w:rsidR="00751704" w:rsidRPr="001F7131">
        <w:rPr>
          <w:rFonts w:ascii="Times New Roman" w:hAnsi="Times New Roman" w:cs="Times New Roman"/>
        </w:rPr>
        <w:t xml:space="preserve"> </w:t>
      </w:r>
      <w:r w:rsidR="00260C17">
        <w:rPr>
          <w:rFonts w:ascii="Times New Roman" w:hAnsi="Times New Roman" w:cs="Times New Roman"/>
        </w:rPr>
        <w:t xml:space="preserve">climate </w:t>
      </w:r>
      <w:r w:rsidR="00751704" w:rsidRPr="001F7131">
        <w:rPr>
          <w:rFonts w:ascii="Times New Roman" w:hAnsi="Times New Roman" w:cs="Times New Roman"/>
        </w:rPr>
        <w:t xml:space="preserve">variables </w:t>
      </w:r>
      <w:r w:rsidR="00751704">
        <w:rPr>
          <w:rFonts w:ascii="Times New Roman" w:hAnsi="Times New Roman" w:cs="Times New Roman"/>
        </w:rPr>
        <w:t>are in a variety</w:t>
      </w:r>
      <w:r w:rsidR="00751704" w:rsidRPr="001F7131">
        <w:rPr>
          <w:rFonts w:ascii="Times New Roman" w:hAnsi="Times New Roman" w:cs="Times New Roman"/>
        </w:rPr>
        <w:t xml:space="preserve"> </w:t>
      </w:r>
      <w:r w:rsidR="00751704">
        <w:rPr>
          <w:rFonts w:ascii="Times New Roman" w:hAnsi="Times New Roman" w:cs="Times New Roman"/>
        </w:rPr>
        <w:t>of</w:t>
      </w:r>
      <w:r w:rsidR="00751704" w:rsidRPr="001F7131">
        <w:rPr>
          <w:rFonts w:ascii="Times New Roman" w:hAnsi="Times New Roman" w:cs="Times New Roman"/>
        </w:rPr>
        <w:t xml:space="preserve"> </w:t>
      </w:r>
      <w:r w:rsidR="00751704">
        <w:rPr>
          <w:rFonts w:ascii="Times New Roman" w:hAnsi="Times New Roman" w:cs="Times New Roman"/>
        </w:rPr>
        <w:t xml:space="preserve">incommensurate </w:t>
      </w:r>
      <w:r w:rsidR="00751704" w:rsidRPr="001F7131">
        <w:rPr>
          <w:rFonts w:ascii="Times New Roman" w:hAnsi="Times New Roman" w:cs="Times New Roman"/>
        </w:rPr>
        <w:t xml:space="preserve">units, we used standard normal deviates </w:t>
      </w:r>
      <w:r w:rsidR="00751704">
        <w:rPr>
          <w:rFonts w:ascii="Times New Roman" w:hAnsi="Times New Roman" w:cs="Times New Roman"/>
        </w:rPr>
        <w:t>to</w:t>
      </w:r>
      <w:r w:rsidR="00751704" w:rsidRPr="001F7131">
        <w:rPr>
          <w:rFonts w:ascii="Times New Roman" w:hAnsi="Times New Roman" w:cs="Times New Roman"/>
        </w:rPr>
        <w:t xml:space="preserve"> scal</w:t>
      </w:r>
      <w:r w:rsidR="00751704">
        <w:rPr>
          <w:rFonts w:ascii="Times New Roman" w:hAnsi="Times New Roman" w:cs="Times New Roman"/>
        </w:rPr>
        <w:t>e</w:t>
      </w:r>
      <w:r w:rsidR="00751704" w:rsidRPr="001F7131">
        <w:rPr>
          <w:rFonts w:ascii="Times New Roman" w:hAnsi="Times New Roman" w:cs="Times New Roman"/>
        </w:rPr>
        <w:t xml:space="preserve"> all variables to a mean of 0 </w:t>
      </w:r>
      <w:r w:rsidR="002A05BE">
        <w:rPr>
          <w:rFonts w:ascii="Times New Roman" w:hAnsi="Times New Roman" w:cs="Times New Roman"/>
        </w:rPr>
        <w:t>with</w:t>
      </w:r>
      <w:r w:rsidR="00751704" w:rsidRPr="001F7131">
        <w:rPr>
          <w:rFonts w:ascii="Times New Roman" w:hAnsi="Times New Roman" w:cs="Times New Roman"/>
        </w:rPr>
        <w:t xml:space="preserve"> a standard deviation of 1. </w:t>
      </w:r>
      <w:r>
        <w:rPr>
          <w:rFonts w:ascii="Times New Roman" w:hAnsi="Times New Roman" w:cs="Times New Roman"/>
        </w:rPr>
        <w:t>Next, we</w:t>
      </w:r>
      <w:r w:rsidR="00BD097A">
        <w:rPr>
          <w:rFonts w:ascii="Times New Roman" w:hAnsi="Times New Roman" w:cs="Times New Roman"/>
        </w:rPr>
        <w:t xml:space="preserve"> </w:t>
      </w:r>
      <w:r w:rsidR="00366998">
        <w:rPr>
          <w:rFonts w:ascii="Times New Roman" w:hAnsi="Times New Roman" w:cs="Times New Roman"/>
        </w:rPr>
        <w:t xml:space="preserve">performed a principle components analysis (PCA) on the normalized climate variables and extracted the first five PC axes (explaining </w:t>
      </w:r>
      <w:r w:rsidR="002A05BE">
        <w:rPr>
          <w:rFonts w:ascii="Times New Roman" w:hAnsi="Times New Roman" w:cs="Times New Roman"/>
        </w:rPr>
        <w:t>&gt;</w:t>
      </w:r>
      <w:r w:rsidR="00366998">
        <w:rPr>
          <w:rFonts w:ascii="Times New Roman" w:hAnsi="Times New Roman" w:cs="Times New Roman"/>
        </w:rPr>
        <w:t>90% of the overall climate variation) to test</w:t>
      </w:r>
      <w:r>
        <w:rPr>
          <w:rFonts w:ascii="Times New Roman" w:hAnsi="Times New Roman" w:cs="Times New Roman"/>
        </w:rPr>
        <w:t xml:space="preserve"> </w:t>
      </w:r>
      <w:r w:rsidR="00366998">
        <w:rPr>
          <w:rFonts w:ascii="Times New Roman" w:hAnsi="Times New Roman" w:cs="Times New Roman"/>
        </w:rPr>
        <w:t>against microhabitat.</w:t>
      </w:r>
      <w:r w:rsidR="002A05BE">
        <w:rPr>
          <w:rFonts w:ascii="Times New Roman" w:hAnsi="Times New Roman" w:cs="Times New Roman"/>
        </w:rPr>
        <w:t xml:space="preserve"> </w:t>
      </w:r>
      <w:r>
        <w:rPr>
          <w:rFonts w:ascii="Times New Roman" w:hAnsi="Times New Roman" w:cs="Times New Roman"/>
        </w:rPr>
        <w:t>Finally, for</w:t>
      </w:r>
      <w:r w:rsidR="003E1362">
        <w:rPr>
          <w:rFonts w:ascii="Times New Roman" w:hAnsi="Times New Roman" w:cs="Times New Roman"/>
        </w:rPr>
        <w:t xml:space="preserve"> a more nuanced </w:t>
      </w:r>
      <w:r>
        <w:rPr>
          <w:rFonts w:ascii="Times New Roman" w:hAnsi="Times New Roman" w:cs="Times New Roman"/>
        </w:rPr>
        <w:t>understanding</w:t>
      </w:r>
      <w:r w:rsidR="003E1362">
        <w:rPr>
          <w:rFonts w:ascii="Times New Roman" w:hAnsi="Times New Roman" w:cs="Times New Roman"/>
        </w:rPr>
        <w:t xml:space="preserve"> of which climate variables differ between arboreal and terrestrial species ranges, we then tested each climate variable</w:t>
      </w:r>
      <w:r w:rsidR="002A05BE">
        <w:rPr>
          <w:rFonts w:ascii="Times New Roman" w:hAnsi="Times New Roman" w:cs="Times New Roman"/>
        </w:rPr>
        <w:t xml:space="preserve"> </w:t>
      </w:r>
      <w:r>
        <w:rPr>
          <w:rFonts w:ascii="Times New Roman" w:hAnsi="Times New Roman" w:cs="Times New Roman"/>
        </w:rPr>
        <w:t>(a five-</w:t>
      </w:r>
      <w:r>
        <w:rPr>
          <w:rFonts w:ascii="Times New Roman" w:hAnsi="Times New Roman" w:cs="Times New Roman"/>
        </w:rPr>
        <w:lastRenderedPageBreak/>
        <w:t xml:space="preserve">dimensional trait of all summary statistics) </w:t>
      </w:r>
      <w:r w:rsidR="003E1362">
        <w:rPr>
          <w:rFonts w:ascii="Times New Roman" w:hAnsi="Times New Roman" w:cs="Times New Roman"/>
        </w:rPr>
        <w:t xml:space="preserve">separately, assessing significance using sequential Bonferroni to account for multiple comparisons. </w:t>
      </w:r>
      <w:r w:rsidR="003F001C">
        <w:rPr>
          <w:rFonts w:ascii="Times New Roman" w:hAnsi="Times New Roman" w:cs="Times New Roman"/>
        </w:rPr>
        <w:t>To test the robustness of our results</w:t>
      </w:r>
      <w:r>
        <w:rPr>
          <w:rFonts w:ascii="Times New Roman" w:hAnsi="Times New Roman" w:cs="Times New Roman"/>
        </w:rPr>
        <w:t>, we repeated all ANOVAs on a reduced dataset of only arboreal and terrestrial tropical species and again</w:t>
      </w:r>
      <w:r w:rsidR="003F001C">
        <w:rPr>
          <w:rFonts w:ascii="Times New Roman" w:hAnsi="Times New Roman" w:cs="Times New Roman"/>
        </w:rPr>
        <w:t xml:space="preserve"> using each of the</w:t>
      </w:r>
      <w:r w:rsidR="002A05BE">
        <w:rPr>
          <w:rFonts w:ascii="Times New Roman" w:hAnsi="Times New Roman" w:cs="Times New Roman"/>
        </w:rPr>
        <w:t xml:space="preserve"> microhabitat</w:t>
      </w:r>
      <w:r w:rsidR="003F001C">
        <w:rPr>
          <w:rFonts w:ascii="Times New Roman" w:hAnsi="Times New Roman" w:cs="Times New Roman"/>
        </w:rPr>
        <w:t xml:space="preserve"> classification schemes described above. We also calculated confidence intervals of all Z statistics by repeating </w:t>
      </w:r>
      <w:r>
        <w:rPr>
          <w:rFonts w:ascii="Times New Roman" w:hAnsi="Times New Roman" w:cs="Times New Roman"/>
        </w:rPr>
        <w:t>the</w:t>
      </w:r>
      <w:r w:rsidR="003F001C">
        <w:rPr>
          <w:rFonts w:ascii="Times New Roman" w:hAnsi="Times New Roman" w:cs="Times New Roman"/>
        </w:rPr>
        <w:t xml:space="preserve"> analyses across the 1000 posterior chronograms from Bonett and Blair’s (2017) phylogenic reconstruction to account for phylogenetic uncertainty.</w:t>
      </w:r>
    </w:p>
    <w:p w14:paraId="042023B1" w14:textId="77777777" w:rsidR="00044AE2" w:rsidRPr="001F7131" w:rsidRDefault="00044AE2">
      <w:pPr>
        <w:rPr>
          <w:rFonts w:ascii="Times New Roman" w:hAnsi="Times New Roman" w:cs="Times New Roman"/>
        </w:rPr>
      </w:pPr>
    </w:p>
    <w:p w14:paraId="45021DE5" w14:textId="67E37B43" w:rsidR="002106DC" w:rsidRPr="00B9466E" w:rsidRDefault="00783C8E" w:rsidP="005E6D6E">
      <w:pPr>
        <w:rPr>
          <w:rFonts w:ascii="Times New Roman" w:hAnsi="Times New Roman" w:cs="Times New Roman"/>
        </w:rPr>
      </w:pPr>
      <w:r w:rsidRPr="001F7131">
        <w:rPr>
          <w:rFonts w:ascii="Times New Roman" w:hAnsi="Times New Roman" w:cs="Times New Roman"/>
          <w:u w:val="single"/>
        </w:rPr>
        <w:t>Ecological Niche Modeling</w:t>
      </w:r>
      <w:r w:rsidR="000769F6">
        <w:rPr>
          <w:rFonts w:ascii="Times New Roman" w:hAnsi="Times New Roman" w:cs="Times New Roman"/>
          <w:u w:val="single"/>
        </w:rPr>
        <w:t xml:space="preserve"> Approach</w:t>
      </w:r>
      <w:r w:rsidR="00655816" w:rsidRPr="00655816">
        <w:rPr>
          <w:rFonts w:ascii="Times New Roman" w:hAnsi="Times New Roman" w:cs="Times New Roman"/>
        </w:rPr>
        <w:t xml:space="preserve"> </w:t>
      </w:r>
    </w:p>
    <w:p w14:paraId="132A6CDA" w14:textId="1CA952D8" w:rsidR="002C495A" w:rsidRDefault="00F0424F" w:rsidP="007E6012">
      <w:pPr>
        <w:ind w:firstLine="720"/>
        <w:rPr>
          <w:rFonts w:ascii="Times New Roman" w:hAnsi="Times New Roman" w:cs="Times New Roman"/>
        </w:rPr>
      </w:pPr>
      <w:r>
        <w:rPr>
          <w:rFonts w:ascii="Times New Roman" w:hAnsi="Times New Roman" w:cs="Times New Roman"/>
        </w:rPr>
        <w:t xml:space="preserve">The second approach utilized ecological niche modeling (ENM) to compare the climatic niches occupied by arboreal and terrestrial species. </w:t>
      </w:r>
      <w:r w:rsidR="002C495A">
        <w:rPr>
          <w:rFonts w:ascii="Times New Roman" w:hAnsi="Times New Roman" w:cs="Times New Roman"/>
        </w:rPr>
        <w:t xml:space="preserve">For this ENM approach, we merged all species distributions of the same microhabitat type to form a microhabitat polygon for arboreal and terrestrial species. These microhabitat polygons were then gridded to obtain pseudo-occurrence points from the centroid of each </w:t>
      </w:r>
      <w:r w:rsidR="004E25D1">
        <w:rPr>
          <w:rFonts w:ascii="Times New Roman" w:hAnsi="Times New Roman" w:cs="Times New Roman"/>
        </w:rPr>
        <w:t>grid cell as in ___</w:t>
      </w:r>
      <w:proofErr w:type="gramStart"/>
      <w:r w:rsidR="004E25D1">
        <w:rPr>
          <w:rFonts w:ascii="Times New Roman" w:hAnsi="Times New Roman" w:cs="Times New Roman"/>
        </w:rPr>
        <w:t>_(</w:t>
      </w:r>
      <w:proofErr w:type="gramEnd"/>
      <w:ins w:id="16" w:author="Flading, Sean P" w:date="2019-06-18T11:16:00Z">
        <w:r w:rsidR="00A76435">
          <w:rPr>
            <w:rFonts w:ascii="Times New Roman" w:hAnsi="Times New Roman" w:cs="Times New Roman"/>
          </w:rPr>
          <w:t xml:space="preserve">Machado-Machado </w:t>
        </w:r>
        <w:commentRangeStart w:id="17"/>
        <w:r w:rsidR="00A76435">
          <w:rPr>
            <w:rFonts w:ascii="Times New Roman" w:hAnsi="Times New Roman" w:cs="Times New Roman"/>
          </w:rPr>
          <w:t>2012</w:t>
        </w:r>
      </w:ins>
      <w:commentRangeEnd w:id="17"/>
      <w:ins w:id="18" w:author="Flading, Sean P" w:date="2019-06-18T11:21:00Z">
        <w:r w:rsidR="00A76435">
          <w:rPr>
            <w:rStyle w:val="CommentReference"/>
          </w:rPr>
          <w:commentReference w:id="17"/>
        </w:r>
      </w:ins>
      <w:ins w:id="19" w:author="Flading, Sean P" w:date="2019-06-18T11:16:00Z">
        <w:r w:rsidR="00A76435">
          <w:rPr>
            <w:rFonts w:ascii="Times New Roman" w:hAnsi="Times New Roman" w:cs="Times New Roman"/>
          </w:rPr>
          <w:t>)</w:t>
        </w:r>
      </w:ins>
      <w:commentRangeStart w:id="20"/>
      <w:del w:id="21" w:author="Flading, Sean P" w:date="2019-06-18T11:16:00Z">
        <w:r w:rsidR="004E25D1" w:rsidDel="00A76435">
          <w:rPr>
            <w:rFonts w:ascii="Times New Roman" w:hAnsi="Times New Roman" w:cs="Times New Roman"/>
          </w:rPr>
          <w:delText>CITE</w:delText>
        </w:r>
        <w:commentRangeEnd w:id="20"/>
        <w:r w:rsidR="004E25D1" w:rsidDel="00A76435">
          <w:rPr>
            <w:rStyle w:val="CommentReference"/>
          </w:rPr>
          <w:commentReference w:id="20"/>
        </w:r>
        <w:r w:rsidR="004E25D1" w:rsidDel="00A76435">
          <w:rPr>
            <w:rFonts w:ascii="Times New Roman" w:hAnsi="Times New Roman" w:cs="Times New Roman"/>
          </w:rPr>
          <w:delText>)</w:delText>
        </w:r>
      </w:del>
      <w:r w:rsidR="002C495A">
        <w:rPr>
          <w:rFonts w:ascii="Times New Roman" w:hAnsi="Times New Roman" w:cs="Times New Roman"/>
        </w:rPr>
        <w:t xml:space="preserve">. </w:t>
      </w:r>
      <w:r w:rsidR="005074F1">
        <w:rPr>
          <w:rFonts w:ascii="Times New Roman" w:hAnsi="Times New Roman" w:cs="Times New Roman"/>
        </w:rPr>
        <w:t>To avoid model overfitting, w</w:t>
      </w:r>
      <w:r w:rsidR="002C495A">
        <w:rPr>
          <w:rFonts w:ascii="Times New Roman" w:hAnsi="Times New Roman" w:cs="Times New Roman"/>
        </w:rPr>
        <w:t xml:space="preserve">e selected the smallest grid resolution for which model performance was acceptably high for </w:t>
      </w:r>
      <w:r w:rsidR="005074F1">
        <w:rPr>
          <w:rFonts w:ascii="Times New Roman" w:hAnsi="Times New Roman" w:cs="Times New Roman"/>
        </w:rPr>
        <w:t>both</w:t>
      </w:r>
      <w:r w:rsidR="002C495A">
        <w:rPr>
          <w:rFonts w:ascii="Times New Roman" w:hAnsi="Times New Roman" w:cs="Times New Roman"/>
        </w:rPr>
        <w:t xml:space="preserve"> models (details below). </w:t>
      </w:r>
    </w:p>
    <w:p w14:paraId="79E1AE9C" w14:textId="6178E2A6" w:rsidR="00A943B7" w:rsidRDefault="002A05BE">
      <w:pPr>
        <w:pStyle w:val="NormalWeb"/>
        <w:pPrChange w:id="22" w:author="Flading, Sean P" w:date="2019-06-17T12:08:00Z">
          <w:pPr>
            <w:ind w:firstLine="720"/>
          </w:pPr>
        </w:pPrChange>
      </w:pPr>
      <w:r>
        <w:t>We used the maximum entropy algorithm implemented in</w:t>
      </w:r>
      <w:r w:rsidR="00045950">
        <w:t xml:space="preserve"> Max</w:t>
      </w:r>
      <w:r w:rsidR="00952A36">
        <w:t>e</w:t>
      </w:r>
      <w:r w:rsidR="00045950">
        <w:t xml:space="preserve">nt v3.4.1 </w:t>
      </w:r>
      <w:proofErr w:type="gramStart"/>
      <w:r w:rsidR="00045950" w:rsidRPr="00045950">
        <w:rPr>
          <w:rFonts w:ascii="Calibri" w:hAnsi="Calibri" w:cs="Calibri"/>
        </w:rPr>
        <w:t>﻿</w:t>
      </w:r>
      <w:r w:rsidR="00045950">
        <w:rPr>
          <w:rFonts w:ascii="Calibri" w:hAnsi="Calibri" w:cs="Calibri"/>
        </w:rPr>
        <w:t>(</w:t>
      </w:r>
      <w:proofErr w:type="gramEnd"/>
      <w:r w:rsidR="00045950" w:rsidRPr="00045950">
        <w:t>Phillips et al. 2004, 2006</w:t>
      </w:r>
      <w:r w:rsidR="00045950">
        <w:t xml:space="preserve">) </w:t>
      </w:r>
      <w:r>
        <w:t>to model the ecological niches of arboreal and terrestrial species</w:t>
      </w:r>
      <w:r w:rsidR="00A82682">
        <w:t>.</w:t>
      </w:r>
      <w:r>
        <w:t xml:space="preserve"> </w:t>
      </w:r>
      <w:r w:rsidR="00A82682">
        <w:t>T</w:t>
      </w:r>
      <w:r>
        <w:t>his</w:t>
      </w:r>
      <w:r w:rsidR="00015386">
        <w:t xml:space="preserve"> algorithm</w:t>
      </w:r>
      <w:r w:rsidR="00045950">
        <w:t xml:space="preserve"> </w:t>
      </w:r>
      <w:r w:rsidR="00724D3C" w:rsidRPr="00690418">
        <w:t xml:space="preserve">generally </w:t>
      </w:r>
      <w:r w:rsidR="00045950">
        <w:t>out</w:t>
      </w:r>
      <w:r w:rsidR="00724D3C" w:rsidRPr="00690418">
        <w:t xml:space="preserve">performs other </w:t>
      </w:r>
      <w:r>
        <w:t>methods</w:t>
      </w:r>
      <w:r w:rsidR="00724D3C" w:rsidRPr="00690418">
        <w:t xml:space="preserve"> (Elith et al. 2006; Phillips et al. 2006; Ortega-Huerta and Peterson 2008</w:t>
      </w:r>
      <w:r w:rsidR="00724D3C">
        <w:t xml:space="preserve">) and </w:t>
      </w:r>
      <w:r w:rsidR="00724D3C" w:rsidRPr="00690418">
        <w:t>is less sensitive to sample size (Wisz et al. 2007</w:t>
      </w:r>
      <w:r w:rsidR="00B9466E">
        <w:t>)</w:t>
      </w:r>
      <w:r w:rsidR="00724D3C">
        <w:t>.</w:t>
      </w:r>
      <w:r w:rsidR="00045950">
        <w:t xml:space="preserve"> </w:t>
      </w:r>
      <w:r w:rsidR="00724D3C">
        <w:t>We employed</w:t>
      </w:r>
      <w:r w:rsidR="00525524">
        <w:t xml:space="preserve"> a cross-validation</w:t>
      </w:r>
      <w:r w:rsidR="00724D3C">
        <w:t xml:space="preserve"> method with a </w:t>
      </w:r>
      <w:r w:rsidR="00B9466E">
        <w:t>10</w:t>
      </w:r>
      <w:r w:rsidR="00724D3C">
        <w:t xml:space="preserve">-fold partition </w:t>
      </w:r>
      <w:r w:rsidR="00525524">
        <w:t>scheme</w:t>
      </w:r>
      <w:r w:rsidR="00EF2A18">
        <w:t xml:space="preserve"> which use</w:t>
      </w:r>
      <w:r w:rsidR="004E25D1">
        <w:t>s</w:t>
      </w:r>
      <w:r w:rsidR="00EF2A18">
        <w:t xml:space="preserve"> 90% of the data for training and reserve</w:t>
      </w:r>
      <w:r w:rsidR="004E25D1">
        <w:t>s</w:t>
      </w:r>
      <w:r w:rsidR="00EF2A18">
        <w:t xml:space="preserve"> 10% for testing</w:t>
      </w:r>
      <w:r w:rsidR="00724D3C">
        <w:t xml:space="preserve">. </w:t>
      </w:r>
      <w:r w:rsidR="00EF2A18">
        <w:t>We</w:t>
      </w:r>
      <w:r w:rsidR="00665587">
        <w:t xml:space="preserve"> evaluated e</w:t>
      </w:r>
      <w:r w:rsidR="00724D3C">
        <w:t>ach M</w:t>
      </w:r>
      <w:r w:rsidR="00952A36">
        <w:t>axent</w:t>
      </w:r>
      <w:r w:rsidR="00724D3C">
        <w:t xml:space="preserve"> model replicate </w:t>
      </w:r>
      <w:r w:rsidR="00EF2A18">
        <w:t>with</w:t>
      </w:r>
      <w:r w:rsidR="00724D3C">
        <w:t xml:space="preserve"> </w:t>
      </w:r>
      <w:r w:rsidR="00665587">
        <w:t xml:space="preserve">a modified </w:t>
      </w:r>
      <w:r w:rsidR="00724D3C">
        <w:t xml:space="preserve">Area Under the Curve (AUC) of the </w:t>
      </w:r>
      <w:r w:rsidR="00724D3C" w:rsidRPr="00EF2A18">
        <w:t>Receiver Operating Characteristic (ROC)</w:t>
      </w:r>
      <w:r w:rsidR="00016533" w:rsidRPr="00016533">
        <w:t xml:space="preserve"> </w:t>
      </w:r>
      <w:r w:rsidR="00016533">
        <w:t>u</w:t>
      </w:r>
      <w:r w:rsidR="00016533" w:rsidRPr="00665587">
        <w:t>sing the fraction of the total area predicted present (fractional predicted area) instead of the commonly used commission rate</w:t>
      </w:r>
      <w:r w:rsidR="009D0B42">
        <w:t xml:space="preserve">. </w:t>
      </w:r>
      <w:r w:rsidR="00016533">
        <w:t xml:space="preserve">AUC </w:t>
      </w:r>
      <w:r w:rsidR="00EF2A18">
        <w:t xml:space="preserve">values range from 0 to 1 where a score of 0.5 </w:t>
      </w:r>
      <w:r w:rsidR="00D617BE">
        <w:t>indicates that the model is u</w:t>
      </w:r>
      <w:r w:rsidR="004E25D1">
        <w:t>n</w:t>
      </w:r>
      <w:r w:rsidR="00D617BE">
        <w:t xml:space="preserve">informative in </w:t>
      </w:r>
      <w:r w:rsidR="00D617BE" w:rsidRPr="008224D4">
        <w:t>predicting the testing dataset and a score above 0.8 indicates that the model is very informative</w:t>
      </w:r>
      <w:r w:rsidR="00837A74" w:rsidRPr="008224D4">
        <w:t xml:space="preserve"> (</w:t>
      </w:r>
      <w:commentRangeStart w:id="23"/>
      <w:proofErr w:type="spellStart"/>
      <w:del w:id="24" w:author="Flading, Sean P" w:date="2019-06-17T12:08:00Z">
        <w:r w:rsidR="00837A74" w:rsidRPr="008224D4" w:rsidDel="008224D4">
          <w:delText>CITE</w:delText>
        </w:r>
        <w:commentRangeEnd w:id="23"/>
        <w:r w:rsidR="00837A74" w:rsidRPr="008224D4" w:rsidDel="008224D4">
          <w:rPr>
            <w:rStyle w:val="CommentReference"/>
            <w:sz w:val="24"/>
            <w:szCs w:val="24"/>
          </w:rPr>
          <w:commentReference w:id="23"/>
        </w:r>
      </w:del>
      <w:ins w:id="25" w:author="Flading, Sean P" w:date="2019-06-17T12:08:00Z">
        <w:r w:rsidR="008224D4" w:rsidRPr="008224D4">
          <w:rPr>
            <w:rPrChange w:id="26" w:author="Flading, Sean P" w:date="2019-06-17T12:08:00Z">
              <w:rPr>
                <w:rFonts w:ascii="Times" w:hAnsi="Times"/>
                <w:sz w:val="16"/>
                <w:szCs w:val="16"/>
              </w:rPr>
            </w:rPrChange>
          </w:rPr>
          <w:t>Swets</w:t>
        </w:r>
        <w:proofErr w:type="spellEnd"/>
        <w:r w:rsidR="008224D4" w:rsidRPr="008224D4">
          <w:rPr>
            <w:rPrChange w:id="27" w:author="Flading, Sean P" w:date="2019-06-17T12:08:00Z">
              <w:rPr>
                <w:rFonts w:ascii="Times" w:hAnsi="Times"/>
                <w:sz w:val="16"/>
                <w:szCs w:val="16"/>
              </w:rPr>
            </w:rPrChange>
          </w:rPr>
          <w:t xml:space="preserve">, J. A. </w:t>
        </w:r>
      </w:ins>
      <w:ins w:id="28" w:author="Flading, Sean P" w:date="2019-06-17T12:09:00Z">
        <w:r w:rsidR="008224D4">
          <w:t>(</w:t>
        </w:r>
      </w:ins>
      <w:ins w:id="29" w:author="Flading, Sean P" w:date="2019-06-17T12:08:00Z">
        <w:r w:rsidR="008224D4" w:rsidRPr="008224D4">
          <w:rPr>
            <w:rPrChange w:id="30" w:author="Flading, Sean P" w:date="2019-06-17T12:08:00Z">
              <w:rPr>
                <w:rFonts w:ascii="Times" w:hAnsi="Times"/>
                <w:sz w:val="16"/>
                <w:szCs w:val="16"/>
              </w:rPr>
            </w:rPrChange>
          </w:rPr>
          <w:t>1988</w:t>
        </w:r>
      </w:ins>
      <w:ins w:id="31" w:author="Flading, Sean P" w:date="2019-06-17T12:09:00Z">
        <w:r w:rsidR="008224D4">
          <w:t>)</w:t>
        </w:r>
      </w:ins>
      <w:ins w:id="32" w:author="Flading, Sean P" w:date="2019-06-17T12:08:00Z">
        <w:r w:rsidR="008224D4" w:rsidRPr="008224D4">
          <w:rPr>
            <w:rPrChange w:id="33" w:author="Flading, Sean P" w:date="2019-06-17T12:08:00Z">
              <w:rPr>
                <w:rFonts w:ascii="Times" w:hAnsi="Times"/>
                <w:sz w:val="16"/>
                <w:szCs w:val="16"/>
              </w:rPr>
            </w:rPrChange>
          </w:rPr>
          <w:t xml:space="preserve">. Measuring the accuracy of diagnostic systems. </w:t>
        </w:r>
        <w:r w:rsidR="008224D4" w:rsidRPr="008224D4">
          <w:rPr>
            <w:i/>
            <w:iCs/>
            <w:rPrChange w:id="34" w:author="Flading, Sean P" w:date="2019-06-17T12:08:00Z">
              <w:rPr>
                <w:rFonts w:ascii="Times" w:hAnsi="Times"/>
                <w:i/>
                <w:iCs/>
                <w:sz w:val="16"/>
                <w:szCs w:val="16"/>
              </w:rPr>
            </w:rPrChange>
          </w:rPr>
          <w:t>Science</w:t>
        </w:r>
        <w:r w:rsidR="008224D4" w:rsidRPr="008224D4">
          <w:rPr>
            <w:rPrChange w:id="35" w:author="Flading, Sean P" w:date="2019-06-17T12:08:00Z">
              <w:rPr>
                <w:rFonts w:ascii="Times" w:hAnsi="Times"/>
                <w:sz w:val="16"/>
                <w:szCs w:val="16"/>
              </w:rPr>
            </w:rPrChange>
          </w:rPr>
          <w:t xml:space="preserve">, </w:t>
        </w:r>
        <w:r w:rsidR="008224D4" w:rsidRPr="008224D4">
          <w:rPr>
            <w:i/>
            <w:iCs/>
            <w:rPrChange w:id="36" w:author="Flading, Sean P" w:date="2019-06-17T12:08:00Z">
              <w:rPr>
                <w:rFonts w:ascii="Times" w:hAnsi="Times"/>
                <w:i/>
                <w:iCs/>
                <w:sz w:val="16"/>
                <w:szCs w:val="16"/>
              </w:rPr>
            </w:rPrChange>
          </w:rPr>
          <w:t>240</w:t>
        </w:r>
        <w:r w:rsidR="008224D4" w:rsidRPr="008224D4">
          <w:rPr>
            <w:rPrChange w:id="37" w:author="Flading, Sean P" w:date="2019-06-17T12:08:00Z">
              <w:rPr>
                <w:rFonts w:ascii="Times" w:hAnsi="Times"/>
                <w:sz w:val="16"/>
                <w:szCs w:val="16"/>
              </w:rPr>
            </w:rPrChange>
          </w:rPr>
          <w:t>, 1285–1293.</w:t>
        </w:r>
      </w:ins>
      <w:r w:rsidR="00837A74" w:rsidRPr="008224D4">
        <w:t>)</w:t>
      </w:r>
      <w:r w:rsidR="00D617BE" w:rsidRPr="008224D4">
        <w:t xml:space="preserve">. </w:t>
      </w:r>
      <w:r w:rsidR="005074F1" w:rsidRPr="008224D4">
        <w:t xml:space="preserve"> Thus, we used 0.8 as the cutoff to determine appropriately high model performance for the grid resolution</w:t>
      </w:r>
      <w:r w:rsidR="005074F1">
        <w:t xml:space="preserve"> selection above and for </w:t>
      </w:r>
      <w:r w:rsidR="004E25D1">
        <w:t>inclusion in</w:t>
      </w:r>
      <w:r w:rsidR="005074F1">
        <w:t xml:space="preserve"> the weighted consensus models, which were </w:t>
      </w:r>
      <w:r w:rsidR="005074F1">
        <w:rPr>
          <w:rFonts w:ascii="TimesNewRomanPSMT" w:hAnsi="TimesNewRomanPSMT"/>
          <w:color w:val="000000" w:themeColor="text1"/>
        </w:rPr>
        <w:t xml:space="preserve">then </w:t>
      </w:r>
      <w:r w:rsidR="002428A0">
        <w:rPr>
          <w:rFonts w:ascii="TimesNewRomanPSMT" w:hAnsi="TimesNewRomanPSMT"/>
          <w:color w:val="000000" w:themeColor="text1"/>
        </w:rPr>
        <w:t>projected across the</w:t>
      </w:r>
      <w:r w:rsidR="002428A0">
        <w:t xml:space="preserve"> geographic extent where Plethodontidae are found in North and South America (20.0° S:70.0° N; 140.0° W:11.33° W)</w:t>
      </w:r>
      <w:r w:rsidR="00E71543">
        <w:t>. This produced a</w:t>
      </w:r>
      <w:r w:rsidR="002428A0">
        <w:rPr>
          <w:rFonts w:ascii="TimesNewRomanPSMT" w:hAnsi="TimesNewRomanPSMT"/>
          <w:color w:val="000000" w:themeColor="text1"/>
        </w:rPr>
        <w:t xml:space="preserve"> suitability score for each cell</w:t>
      </w:r>
      <w:r w:rsidR="005074F1">
        <w:rPr>
          <w:rFonts w:ascii="TimesNewRomanPSMT" w:hAnsi="TimesNewRomanPSMT"/>
          <w:color w:val="000000" w:themeColor="text1"/>
        </w:rPr>
        <w:t xml:space="preserve"> on the map </w:t>
      </w:r>
      <w:commentRangeStart w:id="38"/>
      <w:commentRangeStart w:id="39"/>
      <w:r w:rsidR="005074F1">
        <w:rPr>
          <w:rFonts w:ascii="TimesNewRomanPSMT" w:hAnsi="TimesNewRomanPSMT"/>
          <w:color w:val="000000" w:themeColor="text1"/>
        </w:rPr>
        <w:t>at a resolution of 2.5 arc minutes</w:t>
      </w:r>
      <w:commentRangeEnd w:id="38"/>
      <w:r w:rsidR="005074F1">
        <w:rPr>
          <w:rStyle w:val="CommentReference"/>
        </w:rPr>
        <w:commentReference w:id="38"/>
      </w:r>
      <w:commentRangeEnd w:id="39"/>
      <w:r w:rsidR="008224D4">
        <w:rPr>
          <w:rStyle w:val="CommentReference"/>
          <w:rFonts w:asciiTheme="minorHAnsi" w:eastAsiaTheme="minorHAnsi" w:hAnsiTheme="minorHAnsi" w:cstheme="minorBidi"/>
        </w:rPr>
        <w:commentReference w:id="39"/>
      </w:r>
      <w:r w:rsidR="002428A0">
        <w:rPr>
          <w:rFonts w:ascii="TimesNewRomanPSMT" w:hAnsi="TimesNewRomanPSMT"/>
          <w:color w:val="000000" w:themeColor="text1"/>
        </w:rPr>
        <w:t>, ranging from 0 (non-suitable) to 1 (highly suitable)</w:t>
      </w:r>
      <w:r w:rsidR="002428A0">
        <w:t>.</w:t>
      </w:r>
    </w:p>
    <w:p w14:paraId="116EA217" w14:textId="27F66329" w:rsidR="005074F1" w:rsidRDefault="007834A3" w:rsidP="005074F1">
      <w:pPr>
        <w:ind w:firstLine="720"/>
        <w:rPr>
          <w:rFonts w:ascii="Times New Roman" w:hAnsi="Times New Roman" w:cs="Times New Roman"/>
        </w:rPr>
      </w:pPr>
      <w:r>
        <w:rPr>
          <w:rFonts w:ascii="TimesNewRomanPSMT" w:hAnsi="TimesNewRomanPSMT"/>
          <w:color w:val="000000" w:themeColor="text1"/>
        </w:rPr>
        <w:t>W</w:t>
      </w:r>
      <w:r w:rsidR="005074F1">
        <w:rPr>
          <w:rFonts w:ascii="TimesNewRomanPSMT" w:hAnsi="TimesNewRomanPSMT"/>
          <w:color w:val="000000" w:themeColor="text1"/>
        </w:rPr>
        <w:t xml:space="preserve">e measured the degree of niche overlap between arboreal and terrestrial species using two metrics: </w:t>
      </w:r>
      <w:r w:rsidR="005074F1">
        <w:rPr>
          <w:rFonts w:ascii="Times New Roman" w:hAnsi="Times New Roman" w:cs="Times New Roman"/>
        </w:rPr>
        <w:t xml:space="preserve">Schoener’s </w:t>
      </w:r>
      <w:r w:rsidR="005074F1" w:rsidRPr="00665587">
        <w:rPr>
          <w:rFonts w:ascii="Times New Roman" w:hAnsi="Times New Roman" w:cs="Times New Roman"/>
          <w:i/>
        </w:rPr>
        <w:t>D</w:t>
      </w:r>
      <w:r w:rsidR="005074F1">
        <w:rPr>
          <w:rFonts w:ascii="Times New Roman" w:hAnsi="Times New Roman" w:cs="Times New Roman"/>
        </w:rPr>
        <w:t xml:space="preserve"> (1968), Warren’s</w:t>
      </w:r>
      <w:r w:rsidR="005074F1" w:rsidRPr="00665587">
        <w:rPr>
          <w:rFonts w:ascii="Times New Roman" w:hAnsi="Times New Roman" w:cs="Times New Roman"/>
          <w:i/>
        </w:rPr>
        <w:t xml:space="preserve"> I</w:t>
      </w:r>
      <w:r w:rsidR="005074F1">
        <w:rPr>
          <w:rFonts w:ascii="Times New Roman" w:hAnsi="Times New Roman" w:cs="Times New Roman"/>
        </w:rPr>
        <w:t xml:space="preserve"> statistic (Warren et al 2008).</w:t>
      </w:r>
      <w:r>
        <w:rPr>
          <w:rFonts w:ascii="Times New Roman" w:hAnsi="Times New Roman" w:cs="Times New Roman"/>
        </w:rPr>
        <w:t xml:space="preserve"> </w:t>
      </w:r>
      <w:r>
        <w:rPr>
          <w:rFonts w:ascii="Times New Roman" w:hAnsi="Times New Roman" w:cs="Times New Roman"/>
          <w:color w:val="000000"/>
          <w:shd w:val="clear" w:color="auto" w:fill="FFFFFF"/>
        </w:rPr>
        <w:t>These</w:t>
      </w:r>
      <w:r w:rsidR="005074F1" w:rsidRPr="005165B6">
        <w:rPr>
          <w:rFonts w:ascii="Times New Roman" w:hAnsi="Times New Roman" w:cs="Times New Roman"/>
          <w:color w:val="000000"/>
          <w:shd w:val="clear" w:color="auto" w:fill="FFFFFF"/>
        </w:rPr>
        <w:t xml:space="preserve"> similarity metrics range from 0 (no niche overlap) to 1 (identical niches)</w:t>
      </w:r>
      <w:r w:rsidR="005074F1">
        <w:rPr>
          <w:rFonts w:ascii="Times New Roman" w:hAnsi="Times New Roman" w:cs="Times New Roman"/>
          <w:color w:val="000000"/>
          <w:shd w:val="clear" w:color="auto" w:fill="FFFFFF"/>
        </w:rPr>
        <w:t xml:space="preserve"> and </w:t>
      </w:r>
      <w:r w:rsidR="005074F1">
        <w:rPr>
          <w:rFonts w:ascii="Times New Roman" w:hAnsi="Times New Roman" w:cs="Times New Roman"/>
        </w:rPr>
        <w:t xml:space="preserve">are calculated by taking the difference between microhabitat type suitability scores within each grid </w:t>
      </w:r>
      <w:r w:rsidR="005074F1" w:rsidRPr="00441787">
        <w:rPr>
          <w:rFonts w:ascii="Times New Roman" w:hAnsi="Times New Roman" w:cs="Times New Roman"/>
        </w:rPr>
        <w:t>cell</w:t>
      </w:r>
      <w:r w:rsidR="005074F1">
        <w:rPr>
          <w:rFonts w:ascii="Times New Roman" w:hAnsi="Times New Roman" w:cs="Times New Roman"/>
        </w:rPr>
        <w:t>.</w:t>
      </w:r>
      <w:r>
        <w:rPr>
          <w:rFonts w:ascii="Times New Roman" w:hAnsi="Times New Roman" w:cs="Times New Roman"/>
        </w:rPr>
        <w:t xml:space="preserve"> </w:t>
      </w:r>
      <w:r w:rsidRPr="005165B6">
        <w:rPr>
          <w:rFonts w:ascii="Times New Roman" w:hAnsi="Times New Roman" w:cs="Times New Roman"/>
          <w:color w:val="000000"/>
          <w:shd w:val="clear" w:color="auto" w:fill="FFFFFF"/>
        </w:rPr>
        <w:t>Sc</w:t>
      </w:r>
      <w:r>
        <w:rPr>
          <w:rFonts w:ascii="Times New Roman" w:hAnsi="Times New Roman" w:cs="Times New Roman"/>
          <w:color w:val="000000"/>
          <w:shd w:val="clear" w:color="auto" w:fill="FFFFFF"/>
        </w:rPr>
        <w:t xml:space="preserve">hoener’s </w:t>
      </w:r>
      <w:r w:rsidRPr="007834A3">
        <w:rPr>
          <w:rFonts w:ascii="Times New Roman" w:hAnsi="Times New Roman" w:cs="Times New Roman"/>
          <w:i/>
          <w:color w:val="000000"/>
          <w:shd w:val="clear" w:color="auto" w:fill="FFFFFF"/>
        </w:rPr>
        <w:t>D</w:t>
      </w:r>
      <w:r>
        <w:rPr>
          <w:rFonts w:ascii="Times New Roman" w:hAnsi="Times New Roman" w:cs="Times New Roman"/>
          <w:color w:val="000000"/>
          <w:shd w:val="clear" w:color="auto" w:fill="FFFFFF"/>
        </w:rPr>
        <w:t xml:space="preserve"> </w:t>
      </w:r>
      <w:commentRangeStart w:id="40"/>
      <w:commentRangeStart w:id="41"/>
      <w:r>
        <w:rPr>
          <w:rFonts w:ascii="Times New Roman" w:hAnsi="Times New Roman" w:cs="Times New Roman"/>
          <w:color w:val="000000"/>
          <w:shd w:val="clear" w:color="auto" w:fill="FFFFFF"/>
        </w:rPr>
        <w:t xml:space="preserve">assumes </w:t>
      </w:r>
      <w:r w:rsidRPr="005165B6">
        <w:rPr>
          <w:rFonts w:ascii="Times New Roman" w:hAnsi="Times New Roman" w:cs="Times New Roman"/>
          <w:color w:val="000000"/>
          <w:shd w:val="clear" w:color="auto" w:fill="FFFFFF"/>
        </w:rPr>
        <w:t>that the suitability scores are proportional to species abundance</w:t>
      </w:r>
      <w:commentRangeEnd w:id="40"/>
      <w:r w:rsidR="004E25D1">
        <w:rPr>
          <w:rStyle w:val="CommentReference"/>
        </w:rPr>
        <w:commentReference w:id="40"/>
      </w:r>
      <w:commentRangeEnd w:id="41"/>
      <w:r w:rsidR="00F61988">
        <w:rPr>
          <w:rStyle w:val="CommentReference"/>
        </w:rPr>
        <w:commentReference w:id="41"/>
      </w:r>
      <w:r w:rsidRPr="005165B6">
        <w:rPr>
          <w:rFonts w:ascii="Times New Roman" w:hAnsi="Times New Roman" w:cs="Times New Roman"/>
          <w:color w:val="000000"/>
          <w:shd w:val="clear" w:color="auto" w:fill="FFFFFF"/>
        </w:rPr>
        <w:t xml:space="preserve">, whereas </w:t>
      </w:r>
      <w:r>
        <w:rPr>
          <w:rFonts w:ascii="Times New Roman" w:hAnsi="Times New Roman" w:cs="Times New Roman"/>
          <w:color w:val="000000"/>
          <w:shd w:val="clear" w:color="auto" w:fill="FFFFFF"/>
        </w:rPr>
        <w:t>Warren’s</w:t>
      </w:r>
      <w:r w:rsidRPr="005165B6">
        <w:rPr>
          <w:rStyle w:val="apple-converted-space"/>
          <w:rFonts w:ascii="Times New Roman" w:hAnsi="Times New Roman" w:cs="Times New Roman"/>
          <w:color w:val="000000"/>
          <w:shd w:val="clear" w:color="auto" w:fill="FFFFFF"/>
        </w:rPr>
        <w:t> </w:t>
      </w:r>
      <w:r w:rsidRPr="005165B6">
        <w:rPr>
          <w:rStyle w:val="Emphasis"/>
          <w:rFonts w:ascii="Times New Roman" w:hAnsi="Times New Roman" w:cs="Times New Roman"/>
          <w:color w:val="000000"/>
        </w:rPr>
        <w:t>I</w:t>
      </w:r>
      <w:r w:rsidRPr="005165B6">
        <w:rPr>
          <w:rStyle w:val="apple-converted-space"/>
          <w:rFonts w:ascii="Times New Roman" w:hAnsi="Times New Roman" w:cs="Times New Roman"/>
          <w:color w:val="000000"/>
          <w:shd w:val="clear" w:color="auto" w:fill="FFFFFF"/>
        </w:rPr>
        <w:t> </w:t>
      </w:r>
      <w:r>
        <w:rPr>
          <w:rStyle w:val="apple-converted-space"/>
          <w:rFonts w:ascii="Times New Roman" w:hAnsi="Times New Roman" w:cs="Times New Roman"/>
          <w:color w:val="000000"/>
          <w:shd w:val="clear" w:color="auto" w:fill="FFFFFF"/>
        </w:rPr>
        <w:t xml:space="preserve">is more conservative and </w:t>
      </w:r>
      <w:commentRangeStart w:id="42"/>
      <w:commentRangeStart w:id="43"/>
      <w:r w:rsidRPr="005165B6">
        <w:rPr>
          <w:rFonts w:ascii="Times New Roman" w:hAnsi="Times New Roman" w:cs="Times New Roman"/>
          <w:color w:val="000000"/>
          <w:shd w:val="clear" w:color="auto" w:fill="FFFFFF"/>
        </w:rPr>
        <w:t xml:space="preserve">measures the probability distributions of two ecological niche models </w:t>
      </w:r>
      <w:commentRangeEnd w:id="42"/>
      <w:r w:rsidR="004E25D1">
        <w:rPr>
          <w:rStyle w:val="CommentReference"/>
        </w:rPr>
        <w:commentReference w:id="42"/>
      </w:r>
      <w:commentRangeEnd w:id="43"/>
      <w:r w:rsidR="00931A62">
        <w:rPr>
          <w:rStyle w:val="CommentReference"/>
        </w:rPr>
        <w:commentReference w:id="43"/>
      </w:r>
      <w:r w:rsidRPr="005165B6">
        <w:rPr>
          <w:rFonts w:ascii="Times New Roman" w:hAnsi="Times New Roman" w:cs="Times New Roman"/>
          <w:color w:val="000000"/>
          <w:shd w:val="clear" w:color="auto" w:fill="FFFFFF"/>
        </w:rPr>
        <w:t>(Warren et al.</w:t>
      </w:r>
      <w:r w:rsidRPr="005165B6">
        <w:rPr>
          <w:rStyle w:val="apple-converted-space"/>
          <w:rFonts w:ascii="Times New Roman" w:hAnsi="Times New Roman" w:cs="Times New Roman"/>
          <w:color w:val="000000"/>
          <w:shd w:val="clear" w:color="auto" w:fill="FFFFFF"/>
        </w:rPr>
        <w:t> </w:t>
      </w:r>
      <w:hyperlink r:id="rId9" w:anchor="b54" w:history="1">
        <w:r w:rsidRPr="005165B6">
          <w:rPr>
            <w:rStyle w:val="Hyperlink"/>
            <w:rFonts w:ascii="Times New Roman" w:hAnsi="Times New Roman" w:cs="Times New Roman"/>
            <w:color w:val="642A8F"/>
          </w:rPr>
          <w:t>2010</w:t>
        </w:r>
      </w:hyperlink>
      <w:r w:rsidRPr="005165B6">
        <w:rPr>
          <w:rFonts w:ascii="Times New Roman" w:hAnsi="Times New Roman" w:cs="Times New Roman"/>
          <w:color w:val="000000"/>
          <w:shd w:val="clear" w:color="auto" w:fill="FFFFFF"/>
        </w:rPr>
        <w:t xml:space="preserve">). </w:t>
      </w:r>
      <w:r w:rsidR="005074F1">
        <w:rPr>
          <w:rFonts w:ascii="Times New Roman" w:hAnsi="Times New Roman" w:cs="Times New Roman"/>
        </w:rPr>
        <w:t xml:space="preserve">We assessed the significance of the </w:t>
      </w:r>
      <w:r w:rsidR="004E25D1">
        <w:rPr>
          <w:rFonts w:ascii="Times New Roman" w:hAnsi="Times New Roman" w:cs="Times New Roman"/>
        </w:rPr>
        <w:t xml:space="preserve">observed </w:t>
      </w:r>
      <w:r w:rsidR="005074F1">
        <w:rPr>
          <w:rFonts w:ascii="Times New Roman" w:hAnsi="Times New Roman" w:cs="Times New Roman"/>
        </w:rPr>
        <w:t xml:space="preserve">statistics </w:t>
      </w:r>
      <w:r w:rsidR="005074F1" w:rsidRPr="005E6D6E">
        <w:rPr>
          <w:rFonts w:ascii="Times New Roman" w:hAnsi="Times New Roman" w:cs="Times New Roman"/>
          <w:color w:val="000000" w:themeColor="text1"/>
        </w:rPr>
        <w:t>using</w:t>
      </w:r>
      <w:r w:rsidR="005074F1" w:rsidRPr="00441787">
        <w:rPr>
          <w:rFonts w:ascii="Times New Roman" w:hAnsi="Times New Roman" w:cs="Times New Roman"/>
        </w:rPr>
        <w:t xml:space="preserve"> a randomization test </w:t>
      </w:r>
      <w:r w:rsidR="004E25D1">
        <w:rPr>
          <w:rFonts w:ascii="Times New Roman" w:hAnsi="Times New Roman" w:cs="Times New Roman"/>
        </w:rPr>
        <w:t>(</w:t>
      </w:r>
      <w:r w:rsidR="005074F1" w:rsidRPr="00441787">
        <w:rPr>
          <w:rFonts w:ascii="Times New Roman" w:hAnsi="Times New Roman" w:cs="Times New Roman"/>
        </w:rPr>
        <w:t>Warren et al 2008, Zhu et al 2013)</w:t>
      </w:r>
      <w:r w:rsidR="004E25D1">
        <w:rPr>
          <w:rFonts w:ascii="Times New Roman" w:hAnsi="Times New Roman" w:cs="Times New Roman"/>
        </w:rPr>
        <w:t xml:space="preserve"> that </w:t>
      </w:r>
      <w:r w:rsidR="005074F1" w:rsidRPr="00441787">
        <w:rPr>
          <w:rFonts w:ascii="Times New Roman" w:hAnsi="Times New Roman" w:cs="Times New Roman"/>
        </w:rPr>
        <w:t xml:space="preserve">randomly partitions the pooled occurrences of each microhabitat type, calculating </w:t>
      </w:r>
      <w:r w:rsidR="005074F1" w:rsidRPr="00441787">
        <w:rPr>
          <w:rFonts w:ascii="Times New Roman" w:hAnsi="Times New Roman" w:cs="Times New Roman"/>
          <w:i/>
        </w:rPr>
        <w:t xml:space="preserve">I </w:t>
      </w:r>
      <w:r w:rsidR="005074F1" w:rsidRPr="00441787">
        <w:rPr>
          <w:rFonts w:ascii="Times New Roman" w:hAnsi="Times New Roman" w:cs="Times New Roman"/>
        </w:rPr>
        <w:t>and</w:t>
      </w:r>
      <w:r w:rsidR="005074F1">
        <w:rPr>
          <w:rFonts w:ascii="Times New Roman" w:hAnsi="Times New Roman" w:cs="Times New Roman"/>
        </w:rPr>
        <w:t xml:space="preserve"> </w:t>
      </w:r>
      <w:r w:rsidR="005074F1" w:rsidRPr="00665587">
        <w:rPr>
          <w:rFonts w:ascii="Times New Roman" w:hAnsi="Times New Roman" w:cs="Times New Roman"/>
          <w:i/>
        </w:rPr>
        <w:t>D</w:t>
      </w:r>
      <w:r w:rsidR="005074F1">
        <w:rPr>
          <w:rFonts w:ascii="Times New Roman" w:hAnsi="Times New Roman" w:cs="Times New Roman"/>
        </w:rPr>
        <w:t xml:space="preserve"> value</w:t>
      </w:r>
      <w:r w:rsidR="004E25D1">
        <w:rPr>
          <w:rFonts w:ascii="Times New Roman" w:hAnsi="Times New Roman" w:cs="Times New Roman"/>
        </w:rPr>
        <w:t>s for the null model 100 times</w:t>
      </w:r>
      <w:r w:rsidR="005074F1">
        <w:rPr>
          <w:rFonts w:ascii="Times New Roman" w:hAnsi="Times New Roman" w:cs="Times New Roman"/>
        </w:rPr>
        <w:t xml:space="preserve">, against which we compared the observed </w:t>
      </w:r>
      <w:r w:rsidR="005074F1" w:rsidRPr="00665587">
        <w:rPr>
          <w:rFonts w:ascii="Times New Roman" w:hAnsi="Times New Roman" w:cs="Times New Roman"/>
          <w:i/>
        </w:rPr>
        <w:t>I</w:t>
      </w:r>
      <w:r w:rsidR="005074F1">
        <w:rPr>
          <w:rFonts w:ascii="Times New Roman" w:hAnsi="Times New Roman" w:cs="Times New Roman"/>
        </w:rPr>
        <w:t xml:space="preserve"> and </w:t>
      </w:r>
      <w:r w:rsidR="005074F1" w:rsidRPr="00665587">
        <w:rPr>
          <w:rFonts w:ascii="Times New Roman" w:hAnsi="Times New Roman" w:cs="Times New Roman"/>
          <w:i/>
        </w:rPr>
        <w:t>D</w:t>
      </w:r>
      <w:r w:rsidR="005074F1">
        <w:rPr>
          <w:rFonts w:ascii="Times New Roman" w:hAnsi="Times New Roman" w:cs="Times New Roman"/>
        </w:rPr>
        <w:t xml:space="preserve"> values</w:t>
      </w:r>
      <w:r w:rsidR="004E25D1">
        <w:rPr>
          <w:rFonts w:ascii="Times New Roman" w:hAnsi="Times New Roman" w:cs="Times New Roman"/>
        </w:rPr>
        <w:t xml:space="preserve"> in a one-tailed test</w:t>
      </w:r>
      <w:r w:rsidR="005074F1">
        <w:rPr>
          <w:rFonts w:ascii="Times New Roman" w:hAnsi="Times New Roman" w:cs="Times New Roman"/>
        </w:rPr>
        <w:t xml:space="preserve">. </w:t>
      </w:r>
    </w:p>
    <w:p w14:paraId="47D66491" w14:textId="1AC9936A" w:rsidR="00665587" w:rsidRPr="001E7DF6" w:rsidRDefault="005074F1" w:rsidP="00665587">
      <w:pPr>
        <w:ind w:firstLine="720"/>
        <w:rPr>
          <w:rFonts w:ascii="Times New Roman" w:hAnsi="Times New Roman" w:cs="Times New Roman"/>
        </w:rPr>
      </w:pPr>
      <w:r>
        <w:rPr>
          <w:rFonts w:ascii="Times New Roman" w:hAnsi="Times New Roman" w:cs="Times New Roman"/>
        </w:rPr>
        <w:lastRenderedPageBreak/>
        <w:t xml:space="preserve">Finally, we used the species distribution polygons, consensus models and suitability projections to test whether species of a certain microhabitat type occupy ranges that are suitable for </w:t>
      </w:r>
      <w:ins w:id="44" w:author="Flading, Sean P" w:date="2019-06-18T11:28:00Z">
        <w:r w:rsidR="004A08DC">
          <w:rPr>
            <w:rFonts w:ascii="Times New Roman" w:hAnsi="Times New Roman" w:cs="Times New Roman"/>
          </w:rPr>
          <w:t>a different classified</w:t>
        </w:r>
      </w:ins>
      <w:del w:id="45" w:author="Flading, Sean P" w:date="2019-06-18T11:28:00Z">
        <w:r w:rsidDel="004A08DC">
          <w:rPr>
            <w:rFonts w:ascii="Times New Roman" w:hAnsi="Times New Roman" w:cs="Times New Roman"/>
          </w:rPr>
          <w:delText>other</w:delText>
        </w:r>
      </w:del>
      <w:r>
        <w:rPr>
          <w:rFonts w:ascii="Times New Roman" w:hAnsi="Times New Roman" w:cs="Times New Roman"/>
        </w:rPr>
        <w:t xml:space="preserve"> microhabitat life. This involved </w:t>
      </w:r>
      <w:r w:rsidR="004E25D1">
        <w:rPr>
          <w:rFonts w:ascii="Times New Roman" w:hAnsi="Times New Roman" w:cs="Times New Roman"/>
        </w:rPr>
        <w:t>comparing the</w:t>
      </w:r>
      <w:r w:rsidR="00665587">
        <w:rPr>
          <w:rFonts w:ascii="Times New Roman" w:hAnsi="Times New Roman" w:cs="Times New Roman"/>
        </w:rPr>
        <w:t xml:space="preserve"> distributional range </w:t>
      </w:r>
      <w:r w:rsidR="004E25D1">
        <w:rPr>
          <w:rFonts w:ascii="Times New Roman" w:hAnsi="Times New Roman" w:cs="Times New Roman"/>
        </w:rPr>
        <w:t xml:space="preserve">of one microhabitat type to projected </w:t>
      </w:r>
      <w:r w:rsidR="00665587">
        <w:rPr>
          <w:rFonts w:ascii="Times New Roman" w:hAnsi="Times New Roman" w:cs="Times New Roman"/>
        </w:rPr>
        <w:t xml:space="preserve">suitability model </w:t>
      </w:r>
      <w:r w:rsidR="004E25D1">
        <w:rPr>
          <w:rFonts w:ascii="Times New Roman" w:hAnsi="Times New Roman" w:cs="Times New Roman"/>
        </w:rPr>
        <w:t>of the other microhabitat type</w:t>
      </w:r>
      <w:r w:rsidR="00665587">
        <w:rPr>
          <w:rFonts w:ascii="Times New Roman" w:hAnsi="Times New Roman" w:cs="Times New Roman"/>
        </w:rPr>
        <w:t xml:space="preserve">. </w:t>
      </w:r>
      <w:r w:rsidR="004E25D1">
        <w:rPr>
          <w:rFonts w:ascii="Times New Roman" w:hAnsi="Times New Roman" w:cs="Times New Roman"/>
        </w:rPr>
        <w:t xml:space="preserve">We calculated reciprocal suitability scores </w:t>
      </w:r>
      <w:r w:rsidR="00913941">
        <w:rPr>
          <w:rFonts w:ascii="Times New Roman" w:hAnsi="Times New Roman" w:cs="Times New Roman"/>
        </w:rPr>
        <w:t xml:space="preserve">for each microhabitat type </w:t>
      </w:r>
      <w:r w:rsidR="004E25D1">
        <w:rPr>
          <w:rFonts w:ascii="Times New Roman" w:hAnsi="Times New Roman" w:cs="Times New Roman"/>
        </w:rPr>
        <w:t xml:space="preserve">by </w:t>
      </w:r>
      <w:r w:rsidR="00913941">
        <w:rPr>
          <w:rFonts w:ascii="Times New Roman" w:hAnsi="Times New Roman" w:cs="Times New Roman"/>
        </w:rPr>
        <w:t>calculating the percent of the microhabitat polygon that is predicted to be suitable habitat for the other microhabitat type (suitability score of 0.5 or higher).  These values range from 0 to 1, with higher values indicating more of the microhabitat species range is suitable for the other microhabitat’s use.</w:t>
      </w:r>
    </w:p>
    <w:p w14:paraId="7836BBD1" w14:textId="77777777" w:rsidR="002A3156" w:rsidRDefault="002A3156" w:rsidP="00DA0068">
      <w:pPr>
        <w:rPr>
          <w:rFonts w:ascii="Times New Roman" w:hAnsi="Times New Roman" w:cs="Times New Roman"/>
          <w:b/>
        </w:rPr>
      </w:pPr>
    </w:p>
    <w:p w14:paraId="7FE29141" w14:textId="2D1007DB" w:rsidR="00DA0068" w:rsidRPr="001F7131" w:rsidRDefault="00DA0068" w:rsidP="00DA0068">
      <w:pPr>
        <w:rPr>
          <w:rFonts w:ascii="Times New Roman" w:hAnsi="Times New Roman" w:cs="Times New Roman"/>
          <w:b/>
        </w:rPr>
      </w:pPr>
      <w:r w:rsidRPr="001F7131">
        <w:rPr>
          <w:rFonts w:ascii="Times New Roman" w:hAnsi="Times New Roman" w:cs="Times New Roman"/>
          <w:b/>
        </w:rPr>
        <w:t>Results</w:t>
      </w:r>
    </w:p>
    <w:p w14:paraId="6D69ACF7" w14:textId="77777777" w:rsidR="00C26782" w:rsidRPr="001F7131" w:rsidRDefault="00C26782" w:rsidP="00DA0068">
      <w:pPr>
        <w:rPr>
          <w:rFonts w:ascii="Times New Roman" w:hAnsi="Times New Roman" w:cs="Times New Roman"/>
        </w:rPr>
      </w:pPr>
    </w:p>
    <w:p w14:paraId="0A1D6676" w14:textId="4969C7F8" w:rsidR="00DA0068" w:rsidRPr="001F7131" w:rsidRDefault="00F57096" w:rsidP="00DA0068">
      <w:pPr>
        <w:rPr>
          <w:rFonts w:ascii="Times New Roman" w:hAnsi="Times New Roman" w:cs="Times New Roman"/>
        </w:rPr>
      </w:pPr>
      <w:r>
        <w:rPr>
          <w:rFonts w:ascii="Times New Roman" w:hAnsi="Times New Roman" w:cs="Times New Roman"/>
          <w:u w:val="single"/>
        </w:rPr>
        <w:t>Comparative Phylogenetic Approach</w:t>
      </w:r>
    </w:p>
    <w:p w14:paraId="11F7605A" w14:textId="77777777" w:rsidR="00913941" w:rsidRDefault="00BD097A" w:rsidP="00913941">
      <w:pPr>
        <w:ind w:firstLine="720"/>
        <w:rPr>
          <w:rFonts w:ascii="Times New Roman" w:hAnsi="Times New Roman" w:cs="Times New Roman"/>
        </w:rPr>
      </w:pPr>
      <w:r>
        <w:rPr>
          <w:rFonts w:ascii="Times New Roman" w:hAnsi="Times New Roman" w:cs="Times New Roman"/>
        </w:rPr>
        <w:t xml:space="preserve">As predicted by our hypotheses, the </w:t>
      </w:r>
      <w:r w:rsidR="00C26782" w:rsidRPr="001F7131">
        <w:rPr>
          <w:rFonts w:ascii="Times New Roman" w:hAnsi="Times New Roman" w:cs="Times New Roman"/>
        </w:rPr>
        <w:t>phylogenetic ANOVA</w:t>
      </w:r>
      <w:r>
        <w:rPr>
          <w:rFonts w:ascii="Times New Roman" w:hAnsi="Times New Roman" w:cs="Times New Roman"/>
        </w:rPr>
        <w:t xml:space="preserve"> of all climate variables</w:t>
      </w:r>
      <w:r w:rsidR="00C26782" w:rsidRPr="001F7131">
        <w:rPr>
          <w:rFonts w:ascii="Times New Roman" w:hAnsi="Times New Roman" w:cs="Times New Roman"/>
        </w:rPr>
        <w:t xml:space="preserve"> revealed significant differences </w:t>
      </w:r>
      <w:r w:rsidR="00913941">
        <w:rPr>
          <w:rFonts w:ascii="Times New Roman" w:hAnsi="Times New Roman" w:cs="Times New Roman"/>
        </w:rPr>
        <w:t>across</w:t>
      </w:r>
      <w:r w:rsidR="00025915" w:rsidRPr="001F7131">
        <w:rPr>
          <w:rFonts w:ascii="Times New Roman" w:hAnsi="Times New Roman" w:cs="Times New Roman"/>
        </w:rPr>
        <w:t xml:space="preserve"> microhabitat types</w:t>
      </w:r>
      <w:r w:rsidR="00C26782" w:rsidRPr="001F7131">
        <w:rPr>
          <w:rFonts w:ascii="Times New Roman" w:hAnsi="Times New Roman" w:cs="Times New Roman"/>
        </w:rPr>
        <w:t xml:space="preserve"> (R</w:t>
      </w:r>
      <w:r w:rsidR="00C26782" w:rsidRPr="001F7131">
        <w:rPr>
          <w:rFonts w:ascii="Times New Roman" w:hAnsi="Times New Roman" w:cs="Times New Roman"/>
          <w:vertAlign w:val="superscript"/>
        </w:rPr>
        <w:t>2</w:t>
      </w:r>
      <w:r w:rsidR="00C26782" w:rsidRPr="001F7131">
        <w:rPr>
          <w:rFonts w:ascii="Times New Roman" w:hAnsi="Times New Roman" w:cs="Times New Roman"/>
        </w:rPr>
        <w:t xml:space="preserve"> = 0.043</w:t>
      </w:r>
      <w:r w:rsidR="00366998">
        <w:rPr>
          <w:rFonts w:ascii="Times New Roman" w:hAnsi="Times New Roman" w:cs="Times New Roman"/>
        </w:rPr>
        <w:t>3</w:t>
      </w:r>
      <w:r w:rsidR="00C26782" w:rsidRPr="001F7131">
        <w:rPr>
          <w:rFonts w:ascii="Times New Roman" w:hAnsi="Times New Roman" w:cs="Times New Roman"/>
        </w:rPr>
        <w:t>, F = 2.6</w:t>
      </w:r>
      <w:r w:rsidR="00366998">
        <w:rPr>
          <w:rFonts w:ascii="Times New Roman" w:hAnsi="Times New Roman" w:cs="Times New Roman"/>
        </w:rPr>
        <w:t>789</w:t>
      </w:r>
      <w:r w:rsidR="00C26782" w:rsidRPr="001F7131">
        <w:rPr>
          <w:rFonts w:ascii="Times New Roman" w:hAnsi="Times New Roman" w:cs="Times New Roman"/>
        </w:rPr>
        <w:t>, Z = 2.9</w:t>
      </w:r>
      <w:r w:rsidR="00366998">
        <w:rPr>
          <w:rFonts w:ascii="Times New Roman" w:hAnsi="Times New Roman" w:cs="Times New Roman"/>
        </w:rPr>
        <w:t>287</w:t>
      </w:r>
      <w:r w:rsidR="00C26782" w:rsidRPr="001F7131">
        <w:rPr>
          <w:rFonts w:ascii="Times New Roman" w:hAnsi="Times New Roman" w:cs="Times New Roman"/>
        </w:rPr>
        <w:t>, P = 0.003)</w:t>
      </w:r>
      <w:r w:rsidR="00F57096">
        <w:rPr>
          <w:rFonts w:ascii="Times New Roman" w:hAnsi="Times New Roman" w:cs="Times New Roman"/>
        </w:rPr>
        <w:t xml:space="preserve">, </w:t>
      </w:r>
      <w:r w:rsidR="00366998">
        <w:rPr>
          <w:rFonts w:ascii="Times New Roman" w:hAnsi="Times New Roman" w:cs="Times New Roman"/>
        </w:rPr>
        <w:t>as well as specific differences between</w:t>
      </w:r>
      <w:r>
        <w:rPr>
          <w:rFonts w:ascii="Times New Roman" w:hAnsi="Times New Roman" w:cs="Times New Roman"/>
        </w:rPr>
        <w:t xml:space="preserve"> </w:t>
      </w:r>
      <w:r w:rsidR="00025915" w:rsidRPr="001F7131">
        <w:rPr>
          <w:rFonts w:ascii="Times New Roman" w:hAnsi="Times New Roman" w:cs="Times New Roman"/>
        </w:rPr>
        <w:t>arboreal and terrestrial species</w:t>
      </w:r>
      <w:r>
        <w:rPr>
          <w:rFonts w:ascii="Times New Roman" w:hAnsi="Times New Roman" w:cs="Times New Roman"/>
        </w:rPr>
        <w:t xml:space="preserve"> </w:t>
      </w:r>
      <w:r w:rsidR="00025915" w:rsidRPr="001F7131">
        <w:rPr>
          <w:rFonts w:ascii="Times New Roman" w:hAnsi="Times New Roman" w:cs="Times New Roman"/>
        </w:rPr>
        <w:t>(Z = 5.1</w:t>
      </w:r>
      <w:r w:rsidR="00366998">
        <w:rPr>
          <w:rFonts w:ascii="Times New Roman" w:hAnsi="Times New Roman" w:cs="Times New Roman"/>
        </w:rPr>
        <w:t>466</w:t>
      </w:r>
      <w:r w:rsidR="00025915" w:rsidRPr="001F7131">
        <w:rPr>
          <w:rFonts w:ascii="Times New Roman" w:hAnsi="Times New Roman" w:cs="Times New Roman"/>
        </w:rPr>
        <w:t>, p = 0.001</w:t>
      </w:r>
      <w:r w:rsidR="00EE7F0A">
        <w:rPr>
          <w:rFonts w:ascii="Times New Roman" w:hAnsi="Times New Roman" w:cs="Times New Roman"/>
        </w:rPr>
        <w:t>; Figure 1</w:t>
      </w:r>
      <w:r w:rsidR="00025915" w:rsidRPr="001F7131">
        <w:rPr>
          <w:rFonts w:ascii="Times New Roman" w:hAnsi="Times New Roman" w:cs="Times New Roman"/>
        </w:rPr>
        <w:t>).</w:t>
      </w:r>
      <w:r w:rsidR="00366998">
        <w:rPr>
          <w:rFonts w:ascii="Times New Roman" w:hAnsi="Times New Roman" w:cs="Times New Roman"/>
        </w:rPr>
        <w:t xml:space="preserve"> </w:t>
      </w:r>
      <w:r w:rsidR="00913941">
        <w:rPr>
          <w:rFonts w:ascii="Times New Roman" w:hAnsi="Times New Roman" w:cs="Times New Roman"/>
        </w:rPr>
        <w:t>T</w:t>
      </w:r>
      <w:r w:rsidR="00366998">
        <w:rPr>
          <w:rFonts w:ascii="Times New Roman" w:hAnsi="Times New Roman" w:cs="Times New Roman"/>
        </w:rPr>
        <w:t xml:space="preserve">hese </w:t>
      </w:r>
      <w:r w:rsidR="00913941">
        <w:rPr>
          <w:rFonts w:ascii="Times New Roman" w:hAnsi="Times New Roman" w:cs="Times New Roman"/>
        </w:rPr>
        <w:t xml:space="preserve">results were consistent with </w:t>
      </w:r>
      <w:r w:rsidR="00366998">
        <w:rPr>
          <w:rFonts w:ascii="Times New Roman" w:hAnsi="Times New Roman" w:cs="Times New Roman"/>
        </w:rPr>
        <w:t xml:space="preserve">the phylogenetic ANOVAs </w:t>
      </w:r>
      <w:r w:rsidR="00913941">
        <w:rPr>
          <w:rFonts w:ascii="Times New Roman" w:hAnsi="Times New Roman" w:cs="Times New Roman"/>
        </w:rPr>
        <w:t xml:space="preserve">testing each of the first five PCA axes against microhabitat. </w:t>
      </w:r>
      <w:commentRangeStart w:id="46"/>
      <w:r w:rsidR="003C2425">
        <w:rPr>
          <w:rFonts w:ascii="Times New Roman" w:hAnsi="Times New Roman" w:cs="Times New Roman"/>
        </w:rPr>
        <w:t>High values on PC1 (35.29% of total variation) represent</w:t>
      </w:r>
      <w:r w:rsidR="003C2425" w:rsidRPr="003C2425">
        <w:rPr>
          <w:rFonts w:ascii="Times New Roman" w:hAnsi="Times New Roman" w:cs="Times New Roman"/>
        </w:rPr>
        <w:t xml:space="preserve"> </w:t>
      </w:r>
      <w:r w:rsidR="003C2425">
        <w:rPr>
          <w:rFonts w:ascii="Times New Roman" w:hAnsi="Times New Roman" w:cs="Times New Roman"/>
        </w:rPr>
        <w:t xml:space="preserve">high elevation, high cloud cover, and high PET during the wettest quarter (Table 2). </w:t>
      </w:r>
      <w:commentRangeEnd w:id="46"/>
      <w:r w:rsidR="00913941">
        <w:rPr>
          <w:rStyle w:val="CommentReference"/>
        </w:rPr>
        <w:commentReference w:id="46"/>
      </w:r>
      <w:r w:rsidR="00913941">
        <w:rPr>
          <w:rFonts w:ascii="Times New Roman" w:hAnsi="Times New Roman" w:cs="Times New Roman"/>
        </w:rPr>
        <w:t xml:space="preserve"> </w:t>
      </w:r>
      <w:r w:rsidR="003C2425">
        <w:rPr>
          <w:rFonts w:ascii="Times New Roman" w:hAnsi="Times New Roman" w:cs="Times New Roman"/>
        </w:rPr>
        <w:t>PC2 (19.82% of total variation) represents wet and humid versus dry and arid environments</w:t>
      </w:r>
      <w:r w:rsidR="003C2425" w:rsidRPr="003C2425">
        <w:rPr>
          <w:rFonts w:ascii="Times New Roman" w:hAnsi="Times New Roman" w:cs="Times New Roman"/>
        </w:rPr>
        <w:t xml:space="preserve"> </w:t>
      </w:r>
      <w:r w:rsidR="003C2425">
        <w:rPr>
          <w:rFonts w:ascii="Times New Roman" w:hAnsi="Times New Roman" w:cs="Times New Roman"/>
        </w:rPr>
        <w:t>(PET of the driest quarter, annual precipitation, and climatic moisture).</w:t>
      </w:r>
      <w:r w:rsidR="00025915" w:rsidRPr="001F7131">
        <w:rPr>
          <w:rFonts w:ascii="Times New Roman" w:hAnsi="Times New Roman" w:cs="Times New Roman"/>
        </w:rPr>
        <w:t xml:space="preserve"> </w:t>
      </w:r>
      <w:r w:rsidR="00913941">
        <w:rPr>
          <w:rFonts w:ascii="Times New Roman" w:hAnsi="Times New Roman" w:cs="Times New Roman"/>
        </w:rPr>
        <w:t xml:space="preserve">PC1 and PC2 differed significantly between arboreal and terrestrial species (PC1: </w:t>
      </w:r>
      <w:r w:rsidR="00913941" w:rsidRPr="001F7131">
        <w:rPr>
          <w:rFonts w:ascii="Times New Roman" w:hAnsi="Times New Roman" w:cs="Times New Roman"/>
        </w:rPr>
        <w:t xml:space="preserve">Z = </w:t>
      </w:r>
      <w:r w:rsidR="00913941">
        <w:rPr>
          <w:rFonts w:ascii="Times New Roman" w:hAnsi="Times New Roman" w:cs="Times New Roman"/>
        </w:rPr>
        <w:t>5.257</w:t>
      </w:r>
      <w:r w:rsidR="00913941" w:rsidRPr="001F7131">
        <w:rPr>
          <w:rFonts w:ascii="Times New Roman" w:hAnsi="Times New Roman" w:cs="Times New Roman"/>
        </w:rPr>
        <w:t>, p &lt; 0.0</w:t>
      </w:r>
      <w:r w:rsidR="00913941">
        <w:rPr>
          <w:rFonts w:ascii="Times New Roman" w:hAnsi="Times New Roman" w:cs="Times New Roman"/>
        </w:rPr>
        <w:t>0</w:t>
      </w:r>
      <w:r w:rsidR="00913941" w:rsidRPr="001F7131">
        <w:rPr>
          <w:rFonts w:ascii="Times New Roman" w:hAnsi="Times New Roman" w:cs="Times New Roman"/>
        </w:rPr>
        <w:t>1</w:t>
      </w:r>
      <w:r w:rsidR="00913941">
        <w:rPr>
          <w:rFonts w:ascii="Times New Roman" w:hAnsi="Times New Roman" w:cs="Times New Roman"/>
        </w:rPr>
        <w:t xml:space="preserve">; PC2: </w:t>
      </w:r>
      <w:r w:rsidR="00913941" w:rsidRPr="001F7131">
        <w:rPr>
          <w:rFonts w:ascii="Times New Roman" w:hAnsi="Times New Roman" w:cs="Times New Roman"/>
        </w:rPr>
        <w:t xml:space="preserve">Z = </w:t>
      </w:r>
      <w:r w:rsidR="00913941">
        <w:rPr>
          <w:rFonts w:ascii="Times New Roman" w:hAnsi="Times New Roman" w:cs="Times New Roman"/>
        </w:rPr>
        <w:t>3.1383</w:t>
      </w:r>
      <w:r w:rsidR="00913941" w:rsidRPr="001F7131">
        <w:rPr>
          <w:rFonts w:ascii="Times New Roman" w:hAnsi="Times New Roman" w:cs="Times New Roman"/>
        </w:rPr>
        <w:t xml:space="preserve">, p </w:t>
      </w:r>
      <w:r w:rsidR="00913941">
        <w:rPr>
          <w:rFonts w:ascii="Times New Roman" w:hAnsi="Times New Roman" w:cs="Times New Roman"/>
        </w:rPr>
        <w:t>=</w:t>
      </w:r>
      <w:r w:rsidR="00913941" w:rsidRPr="001F7131">
        <w:rPr>
          <w:rFonts w:ascii="Times New Roman" w:hAnsi="Times New Roman" w:cs="Times New Roman"/>
        </w:rPr>
        <w:t xml:space="preserve"> 0.0</w:t>
      </w:r>
      <w:r w:rsidR="00913941">
        <w:rPr>
          <w:rFonts w:ascii="Times New Roman" w:hAnsi="Times New Roman" w:cs="Times New Roman"/>
        </w:rPr>
        <w:t xml:space="preserve">04). </w:t>
      </w:r>
      <w:r w:rsidR="00025915" w:rsidRPr="001F7131">
        <w:rPr>
          <w:rFonts w:ascii="Times New Roman" w:hAnsi="Times New Roman" w:cs="Times New Roman"/>
        </w:rPr>
        <w:t xml:space="preserve">Although similar analyses for </w:t>
      </w:r>
      <w:r w:rsidR="00E1785E">
        <w:rPr>
          <w:rFonts w:ascii="Times New Roman" w:hAnsi="Times New Roman" w:cs="Times New Roman"/>
        </w:rPr>
        <w:t>PC</w:t>
      </w:r>
      <w:r w:rsidR="00F57096">
        <w:rPr>
          <w:rFonts w:ascii="Times New Roman" w:hAnsi="Times New Roman" w:cs="Times New Roman"/>
        </w:rPr>
        <w:t>3</w:t>
      </w:r>
      <w:r w:rsidR="00E1785E">
        <w:rPr>
          <w:rFonts w:ascii="Times New Roman" w:hAnsi="Times New Roman" w:cs="Times New Roman"/>
        </w:rPr>
        <w:t xml:space="preserve"> </w:t>
      </w:r>
      <w:r w:rsidR="00025915" w:rsidRPr="001F7131">
        <w:rPr>
          <w:rFonts w:ascii="Times New Roman" w:hAnsi="Times New Roman" w:cs="Times New Roman"/>
        </w:rPr>
        <w:t>demonstrated significant differences between these microhabitat type</w:t>
      </w:r>
      <w:r w:rsidR="00F57096">
        <w:rPr>
          <w:rFonts w:ascii="Times New Roman" w:hAnsi="Times New Roman" w:cs="Times New Roman"/>
        </w:rPr>
        <w:t xml:space="preserve"> under the three lenient classification schemes (6-L, 7-L, and 6-McL)</w:t>
      </w:r>
      <w:r w:rsidR="00025915" w:rsidRPr="001F7131">
        <w:rPr>
          <w:rFonts w:ascii="Times New Roman" w:hAnsi="Times New Roman" w:cs="Times New Roman"/>
        </w:rPr>
        <w:t xml:space="preserve">, these analyses were not </w:t>
      </w:r>
      <w:r w:rsidR="00F57096">
        <w:rPr>
          <w:rFonts w:ascii="Times New Roman" w:hAnsi="Times New Roman" w:cs="Times New Roman"/>
        </w:rPr>
        <w:t>significant under the strict classification schemes</w:t>
      </w:r>
      <w:r w:rsidR="00025915" w:rsidRPr="001F7131">
        <w:rPr>
          <w:rFonts w:ascii="Times New Roman" w:hAnsi="Times New Roman" w:cs="Times New Roman"/>
        </w:rPr>
        <w:t xml:space="preserve"> (</w:t>
      </w:r>
      <w:r w:rsidR="00F57096">
        <w:rPr>
          <w:rFonts w:ascii="Times New Roman" w:hAnsi="Times New Roman" w:cs="Times New Roman"/>
        </w:rPr>
        <w:t xml:space="preserve">6-M, 7-M, and 6-McM, Figure </w:t>
      </w:r>
      <w:r w:rsidR="00EE7F0A">
        <w:rPr>
          <w:rFonts w:ascii="Times New Roman" w:hAnsi="Times New Roman" w:cs="Times New Roman"/>
        </w:rPr>
        <w:t>2</w:t>
      </w:r>
      <w:r w:rsidR="00025915" w:rsidRPr="001F7131">
        <w:rPr>
          <w:rFonts w:ascii="Times New Roman" w:hAnsi="Times New Roman" w:cs="Times New Roman"/>
        </w:rPr>
        <w:t xml:space="preserve">). </w:t>
      </w:r>
      <w:r w:rsidR="00913941">
        <w:rPr>
          <w:rFonts w:ascii="Times New Roman" w:hAnsi="Times New Roman" w:cs="Times New Roman"/>
        </w:rPr>
        <w:t>L</w:t>
      </w:r>
      <w:r w:rsidR="00845647">
        <w:rPr>
          <w:rFonts w:ascii="Times New Roman" w:hAnsi="Times New Roman" w:cs="Times New Roman"/>
        </w:rPr>
        <w:t xml:space="preserve">oadings for the first </w:t>
      </w:r>
      <w:r w:rsidR="003C2425">
        <w:rPr>
          <w:rFonts w:ascii="Times New Roman" w:hAnsi="Times New Roman" w:cs="Times New Roman"/>
        </w:rPr>
        <w:t>five</w:t>
      </w:r>
      <w:r w:rsidR="00845647">
        <w:rPr>
          <w:rFonts w:ascii="Times New Roman" w:hAnsi="Times New Roman" w:cs="Times New Roman"/>
        </w:rPr>
        <w:t xml:space="preserve"> PC axes can be found in Table </w:t>
      </w:r>
      <w:r w:rsidR="003C2425">
        <w:rPr>
          <w:rFonts w:ascii="Times New Roman" w:hAnsi="Times New Roman" w:cs="Times New Roman"/>
        </w:rPr>
        <w:t>2</w:t>
      </w:r>
      <w:r w:rsidR="00845647">
        <w:rPr>
          <w:rFonts w:ascii="Times New Roman" w:hAnsi="Times New Roman" w:cs="Times New Roman"/>
        </w:rPr>
        <w:t>.</w:t>
      </w:r>
      <w:r w:rsidR="00913941">
        <w:rPr>
          <w:rFonts w:ascii="Times New Roman" w:hAnsi="Times New Roman" w:cs="Times New Roman"/>
        </w:rPr>
        <w:t xml:space="preserve"> To validate the specific nature of climatic differences between arboreal and terrestrial species, we also tested each variable separately (Figure 2). These analyses revealed significant differences between arboreal and terrestrial species distributions for all temperature variables (BIO1, BIO5, BIO6; Z &gt; 4.079, p &lt; 0.002), annual precipitation (BIO12; Z = 3.359, p = 0.006), precipitation of the wettest quarter (BIO16; Z = 4.336, p = 0.002), annual PET (Z = 3.462, p = 0.002), and elevation (Z = 5.645, p = 0.001; Table S1). </w:t>
      </w:r>
    </w:p>
    <w:p w14:paraId="0C04DD71" w14:textId="1C15F8D2" w:rsidR="00BF4E8B" w:rsidRDefault="00BF4E8B" w:rsidP="00EE7F0A">
      <w:pPr>
        <w:ind w:firstLine="720"/>
        <w:rPr>
          <w:rFonts w:ascii="Times New Roman" w:hAnsi="Times New Roman" w:cs="Times New Roman"/>
        </w:rPr>
      </w:pPr>
    </w:p>
    <w:p w14:paraId="717EF591" w14:textId="77777777" w:rsidR="00312799" w:rsidRDefault="00312799" w:rsidP="00EE7F0A">
      <w:pPr>
        <w:ind w:firstLine="720"/>
        <w:rPr>
          <w:rFonts w:ascii="Times New Roman" w:hAnsi="Times New Roman" w:cs="Times New Roman"/>
        </w:rPr>
      </w:pPr>
    </w:p>
    <w:p w14:paraId="799DA127" w14:textId="61DB9450" w:rsidR="00845647" w:rsidRDefault="00312799" w:rsidP="00845647">
      <w:pPr>
        <w:rPr>
          <w:rFonts w:ascii="Times New Roman" w:hAnsi="Times New Roman" w:cs="Times New Roman"/>
        </w:rPr>
      </w:pPr>
      <w:r>
        <w:rPr>
          <w:rFonts w:ascii="Times New Roman" w:hAnsi="Times New Roman" w:cs="Times New Roman"/>
          <w:noProof/>
        </w:rPr>
        <w:lastRenderedPageBreak/>
        <w:drawing>
          <wp:inline distT="0" distB="0" distL="0" distR="0" wp14:anchorId="52E0A554" wp14:editId="50F8D05F">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matePCA.Strict.1vs2.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r>
        <w:rPr>
          <w:rFonts w:ascii="Times New Roman" w:hAnsi="Times New Roman" w:cs="Times New Roman"/>
          <w:noProof/>
        </w:rPr>
        <w:drawing>
          <wp:inline distT="0" distB="0" distL="0" distR="0" wp14:anchorId="3FD59AE7" wp14:editId="76C2BA1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matePCA.Strict.1vs2.Version2.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246330" w14:textId="2E9FB2E3" w:rsidR="00EE7F0A" w:rsidRDefault="00EE7F0A" w:rsidP="00845647">
      <w:pPr>
        <w:rPr>
          <w:rFonts w:ascii="Times New Roman" w:hAnsi="Times New Roman" w:cs="Times New Roman"/>
        </w:rPr>
      </w:pPr>
      <w:r>
        <w:rPr>
          <w:rFonts w:ascii="Times New Roman" w:hAnsi="Times New Roman" w:cs="Times New Roman"/>
        </w:rPr>
        <w:t>Figure 1. PCA of climate variables</w:t>
      </w:r>
    </w:p>
    <w:p w14:paraId="5DA23ABD" w14:textId="77777777" w:rsidR="00312799" w:rsidRDefault="00312799" w:rsidP="00845647">
      <w:pPr>
        <w:rPr>
          <w:rFonts w:ascii="Times New Roman" w:hAnsi="Times New Roman" w:cs="Times New Roman"/>
        </w:rPr>
      </w:pPr>
    </w:p>
    <w:p w14:paraId="24794193" w14:textId="77777777" w:rsidR="00EE7F0A" w:rsidRDefault="00EE7F0A" w:rsidP="00845647">
      <w:pPr>
        <w:rPr>
          <w:rFonts w:ascii="Times New Roman" w:hAnsi="Times New Roman" w:cs="Times New Roman"/>
        </w:rPr>
      </w:pPr>
    </w:p>
    <w:p w14:paraId="5443E18C" w14:textId="3776B063" w:rsidR="003F3722" w:rsidRDefault="003F3722" w:rsidP="003F3722">
      <w:pPr>
        <w:rPr>
          <w:rFonts w:ascii="Times New Roman" w:hAnsi="Times New Roman" w:cs="Times New Roman"/>
        </w:rPr>
      </w:pPr>
      <w:r>
        <w:rPr>
          <w:rFonts w:ascii="Times New Roman" w:hAnsi="Times New Roman" w:cs="Times New Roman"/>
        </w:rPr>
        <w:t xml:space="preserve">Table </w:t>
      </w:r>
      <w:r w:rsidR="00D27B0C">
        <w:rPr>
          <w:rFonts w:ascii="Times New Roman" w:hAnsi="Times New Roman" w:cs="Times New Roman"/>
        </w:rPr>
        <w:t>2</w:t>
      </w:r>
      <w:r>
        <w:rPr>
          <w:rFonts w:ascii="Times New Roman" w:hAnsi="Times New Roman" w:cs="Times New Roman"/>
        </w:rPr>
        <w:t xml:space="preserve">. PC loadings of first </w:t>
      </w:r>
      <w:r w:rsidR="007E4943">
        <w:rPr>
          <w:rFonts w:ascii="Times New Roman" w:hAnsi="Times New Roman" w:cs="Times New Roman"/>
        </w:rPr>
        <w:t>five</w:t>
      </w:r>
      <w:r>
        <w:rPr>
          <w:rFonts w:ascii="Times New Roman" w:hAnsi="Times New Roman" w:cs="Times New Roman"/>
        </w:rPr>
        <w:t xml:space="preserve"> axes. T</w:t>
      </w:r>
      <w:r w:rsidR="009621E5">
        <w:rPr>
          <w:rFonts w:ascii="Times New Roman" w:hAnsi="Times New Roman" w:cs="Times New Roman"/>
        </w:rPr>
        <w:t>he t</w:t>
      </w:r>
      <w:r>
        <w:rPr>
          <w:rFonts w:ascii="Times New Roman" w:hAnsi="Times New Roman" w:cs="Times New Roman"/>
        </w:rPr>
        <w:t>op 10 variable</w:t>
      </w:r>
      <w:r w:rsidR="00D27B0C">
        <w:rPr>
          <w:rFonts w:ascii="Times New Roman" w:hAnsi="Times New Roman" w:cs="Times New Roman"/>
        </w:rPr>
        <w:t xml:space="preserve"> loadings</w:t>
      </w:r>
      <w:r>
        <w:rPr>
          <w:rFonts w:ascii="Times New Roman" w:hAnsi="Times New Roman" w:cs="Times New Roman"/>
        </w:rPr>
        <w:t xml:space="preserve"> for each axis are bolded.</w:t>
      </w:r>
    </w:p>
    <w:p w14:paraId="4B309A8A" w14:textId="77777777" w:rsidR="003F3722" w:rsidRDefault="003F3722" w:rsidP="003F3722">
      <w:pPr>
        <w:rPr>
          <w:rFonts w:ascii="Times New Roman" w:hAnsi="Times New Roman" w:cs="Times New Roman"/>
        </w:rPr>
      </w:pPr>
    </w:p>
    <w:tbl>
      <w:tblPr>
        <w:tblStyle w:val="PlainTable5"/>
        <w:tblW w:w="0" w:type="auto"/>
        <w:tblLook w:val="04A0" w:firstRow="1" w:lastRow="0" w:firstColumn="1" w:lastColumn="0" w:noHBand="0" w:noVBand="1"/>
      </w:tblPr>
      <w:tblGrid>
        <w:gridCol w:w="1440"/>
        <w:gridCol w:w="1080"/>
        <w:gridCol w:w="742"/>
        <w:gridCol w:w="742"/>
        <w:gridCol w:w="742"/>
        <w:gridCol w:w="742"/>
        <w:gridCol w:w="749"/>
      </w:tblGrid>
      <w:tr w:rsidR="007E4943" w:rsidRPr="00281DDB" w14:paraId="14DF6B12" w14:textId="77777777" w:rsidTr="00366998">
        <w:trPr>
          <w:cnfStyle w:val="100000000000" w:firstRow="1" w:lastRow="0" w:firstColumn="0" w:lastColumn="0" w:oddVBand="0" w:evenVBand="0" w:oddHBand="0" w:evenHBand="0" w:firstRowFirstColumn="0" w:firstRowLastColumn="0" w:lastRowFirstColumn="0" w:lastRowLastColumn="0"/>
          <w:trHeight w:val="165"/>
        </w:trPr>
        <w:tc>
          <w:tcPr>
            <w:cnfStyle w:val="001000000100" w:firstRow="0" w:lastRow="0" w:firstColumn="1" w:lastColumn="0" w:oddVBand="0" w:evenVBand="0" w:oddHBand="0" w:evenHBand="0" w:firstRowFirstColumn="1" w:firstRowLastColumn="0" w:lastRowFirstColumn="0" w:lastRowLastColumn="0"/>
            <w:tcW w:w="1440" w:type="dxa"/>
            <w:vAlign w:val="bottom"/>
            <w:hideMark/>
          </w:tcPr>
          <w:p w14:paraId="22A58271" w14:textId="77777777" w:rsidR="007E4943" w:rsidRPr="00281DDB" w:rsidRDefault="007E4943" w:rsidP="003F3722">
            <w:pPr>
              <w:tabs>
                <w:tab w:val="left" w:pos="0"/>
              </w:tabs>
              <w:rPr>
                <w:rFonts w:ascii="Helvetica" w:eastAsia="Times New Roman" w:hAnsi="Helvetica" w:cs="Times New Roman"/>
                <w:sz w:val="18"/>
                <w:szCs w:val="18"/>
              </w:rPr>
            </w:pPr>
            <w:r w:rsidRPr="002D2382">
              <w:rPr>
                <w:rFonts w:ascii="Helvetica Neue" w:eastAsia="Times New Roman" w:hAnsi="Helvetica Neue" w:cs="Times New Roman"/>
                <w:b/>
                <w:bCs/>
                <w:color w:val="000000"/>
                <w:sz w:val="15"/>
                <w:szCs w:val="15"/>
              </w:rPr>
              <w:t>Variable</w:t>
            </w:r>
          </w:p>
        </w:tc>
        <w:tc>
          <w:tcPr>
            <w:tcW w:w="1080" w:type="dxa"/>
            <w:vAlign w:val="bottom"/>
          </w:tcPr>
          <w:p w14:paraId="4289E884" w14:textId="77777777" w:rsidR="007E4943" w:rsidRPr="00281DDB" w:rsidRDefault="007E4943" w:rsidP="003F3722">
            <w:pPr>
              <w:tabs>
                <w:tab w:val="left" w:pos="0"/>
              </w:tabs>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bCs/>
                <w:color w:val="000000"/>
                <w:sz w:val="15"/>
                <w:szCs w:val="15"/>
              </w:rPr>
            </w:pPr>
            <w:r>
              <w:rPr>
                <w:rFonts w:ascii="Helvetica Neue" w:eastAsia="Times New Roman" w:hAnsi="Helvetica Neue" w:cs="Times New Roman"/>
                <w:b/>
                <w:bCs/>
                <w:color w:val="000000"/>
                <w:sz w:val="15"/>
                <w:szCs w:val="15"/>
              </w:rPr>
              <w:t>Value</w:t>
            </w:r>
          </w:p>
        </w:tc>
        <w:tc>
          <w:tcPr>
            <w:tcW w:w="742" w:type="dxa"/>
            <w:vAlign w:val="bottom"/>
            <w:hideMark/>
          </w:tcPr>
          <w:p w14:paraId="3FA9E406"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PC1</w:t>
            </w:r>
          </w:p>
        </w:tc>
        <w:tc>
          <w:tcPr>
            <w:tcW w:w="742" w:type="dxa"/>
            <w:vAlign w:val="bottom"/>
            <w:hideMark/>
          </w:tcPr>
          <w:p w14:paraId="739D8C60"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PC2</w:t>
            </w:r>
          </w:p>
        </w:tc>
        <w:tc>
          <w:tcPr>
            <w:tcW w:w="742" w:type="dxa"/>
            <w:vAlign w:val="bottom"/>
            <w:hideMark/>
          </w:tcPr>
          <w:p w14:paraId="7E1F22AD"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PC3</w:t>
            </w:r>
          </w:p>
        </w:tc>
        <w:tc>
          <w:tcPr>
            <w:tcW w:w="742" w:type="dxa"/>
            <w:vAlign w:val="bottom"/>
            <w:hideMark/>
          </w:tcPr>
          <w:p w14:paraId="0B8244F5"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PC4</w:t>
            </w:r>
          </w:p>
        </w:tc>
        <w:tc>
          <w:tcPr>
            <w:tcW w:w="749" w:type="dxa"/>
            <w:vAlign w:val="bottom"/>
            <w:hideMark/>
          </w:tcPr>
          <w:p w14:paraId="1F9C1318"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PC5</w:t>
            </w:r>
          </w:p>
        </w:tc>
      </w:tr>
      <w:tr w:rsidR="007E4943" w:rsidRPr="00281DDB" w14:paraId="3C87A92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239E5E9"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Temperature (BIO1)</w:t>
            </w:r>
          </w:p>
        </w:tc>
        <w:tc>
          <w:tcPr>
            <w:tcW w:w="1080" w:type="dxa"/>
            <w:tcBorders>
              <w:top w:val="single" w:sz="4" w:space="0" w:color="auto"/>
            </w:tcBorders>
          </w:tcPr>
          <w:p w14:paraId="7235EEE3"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A1A731A"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top w:val="single" w:sz="4" w:space="0" w:color="auto"/>
            </w:tcBorders>
            <w:vAlign w:val="center"/>
            <w:hideMark/>
          </w:tcPr>
          <w:p w14:paraId="03BE710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top w:val="single" w:sz="4" w:space="0" w:color="auto"/>
            </w:tcBorders>
            <w:vAlign w:val="center"/>
            <w:hideMark/>
          </w:tcPr>
          <w:p w14:paraId="3C0214E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36E9683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w:t>
            </w:r>
            <w:r>
              <w:rPr>
                <w:rFonts w:ascii="Helvetica Neue" w:eastAsia="Times New Roman" w:hAnsi="Helvetica Neue" w:cs="Times New Roman"/>
                <w:b/>
                <w:color w:val="000000"/>
                <w:sz w:val="15"/>
                <w:szCs w:val="15"/>
              </w:rPr>
              <w:t>0</w:t>
            </w:r>
          </w:p>
        </w:tc>
        <w:tc>
          <w:tcPr>
            <w:tcW w:w="749" w:type="dxa"/>
            <w:tcBorders>
              <w:top w:val="single" w:sz="4" w:space="0" w:color="auto"/>
            </w:tcBorders>
            <w:vAlign w:val="center"/>
            <w:hideMark/>
          </w:tcPr>
          <w:p w14:paraId="3350E97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DDAF09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B714982" w14:textId="77777777" w:rsidR="007E4943" w:rsidRPr="00281DDB" w:rsidRDefault="007E4943" w:rsidP="0047700B">
            <w:pPr>
              <w:rPr>
                <w:rFonts w:ascii="Times New Roman" w:eastAsia="Times New Roman" w:hAnsi="Times New Roman" w:cs="Times New Roman"/>
              </w:rPr>
            </w:pPr>
          </w:p>
        </w:tc>
        <w:tc>
          <w:tcPr>
            <w:tcW w:w="1080" w:type="dxa"/>
          </w:tcPr>
          <w:p w14:paraId="041DE23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97CE1C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0.073</w:t>
            </w:r>
          </w:p>
        </w:tc>
        <w:tc>
          <w:tcPr>
            <w:tcW w:w="742" w:type="dxa"/>
            <w:vAlign w:val="center"/>
            <w:hideMark/>
          </w:tcPr>
          <w:p w14:paraId="16ED674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-0.149</w:t>
            </w:r>
          </w:p>
        </w:tc>
        <w:tc>
          <w:tcPr>
            <w:tcW w:w="742" w:type="dxa"/>
            <w:vAlign w:val="center"/>
            <w:hideMark/>
          </w:tcPr>
          <w:p w14:paraId="2CA0EC0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0.036</w:t>
            </w:r>
          </w:p>
        </w:tc>
        <w:tc>
          <w:tcPr>
            <w:tcW w:w="742" w:type="dxa"/>
            <w:vAlign w:val="center"/>
            <w:hideMark/>
          </w:tcPr>
          <w:p w14:paraId="348BE0C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0.247</w:t>
            </w:r>
          </w:p>
        </w:tc>
        <w:tc>
          <w:tcPr>
            <w:tcW w:w="749" w:type="dxa"/>
            <w:vAlign w:val="center"/>
            <w:hideMark/>
          </w:tcPr>
          <w:p w14:paraId="753BCF8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r>
      <w:tr w:rsidR="007E4943" w:rsidRPr="00281DDB" w14:paraId="7522CE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34BD8D1" w14:textId="77777777" w:rsidR="007E4943" w:rsidRPr="00281DDB" w:rsidRDefault="007E4943" w:rsidP="0047700B">
            <w:pPr>
              <w:rPr>
                <w:rFonts w:ascii="Times New Roman" w:eastAsia="Times New Roman" w:hAnsi="Times New Roman" w:cs="Times New Roman"/>
              </w:rPr>
            </w:pPr>
          </w:p>
        </w:tc>
        <w:tc>
          <w:tcPr>
            <w:tcW w:w="1080" w:type="dxa"/>
          </w:tcPr>
          <w:p w14:paraId="3FC9CA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3B6D64F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0.067</w:t>
            </w:r>
          </w:p>
        </w:tc>
        <w:tc>
          <w:tcPr>
            <w:tcW w:w="742" w:type="dxa"/>
            <w:vAlign w:val="center"/>
            <w:hideMark/>
          </w:tcPr>
          <w:p w14:paraId="6EC6F8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-0.156</w:t>
            </w:r>
          </w:p>
        </w:tc>
        <w:tc>
          <w:tcPr>
            <w:tcW w:w="742" w:type="dxa"/>
            <w:vAlign w:val="center"/>
            <w:hideMark/>
          </w:tcPr>
          <w:p w14:paraId="624B415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vAlign w:val="center"/>
            <w:hideMark/>
          </w:tcPr>
          <w:p w14:paraId="7C16F72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0.232</w:t>
            </w:r>
          </w:p>
        </w:tc>
        <w:tc>
          <w:tcPr>
            <w:tcW w:w="749" w:type="dxa"/>
            <w:vAlign w:val="center"/>
            <w:hideMark/>
          </w:tcPr>
          <w:p w14:paraId="18139A3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0.193</w:t>
            </w:r>
          </w:p>
        </w:tc>
      </w:tr>
      <w:tr w:rsidR="007E4943" w:rsidRPr="00281DDB" w14:paraId="79EA301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362760A" w14:textId="77777777" w:rsidR="007E4943" w:rsidRPr="00281DDB" w:rsidRDefault="007E4943" w:rsidP="0047700B">
            <w:pPr>
              <w:rPr>
                <w:rFonts w:ascii="Times New Roman" w:eastAsia="Times New Roman" w:hAnsi="Times New Roman" w:cs="Times New Roman"/>
              </w:rPr>
            </w:pPr>
          </w:p>
        </w:tc>
        <w:tc>
          <w:tcPr>
            <w:tcW w:w="1080" w:type="dxa"/>
          </w:tcPr>
          <w:p w14:paraId="035732D5"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345B6A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0.053</w:t>
            </w:r>
          </w:p>
        </w:tc>
        <w:tc>
          <w:tcPr>
            <w:tcW w:w="742" w:type="dxa"/>
            <w:vAlign w:val="center"/>
            <w:hideMark/>
          </w:tcPr>
          <w:p w14:paraId="647CCAA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22776C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2" w:type="dxa"/>
            <w:vAlign w:val="center"/>
            <w:hideMark/>
          </w:tcPr>
          <w:p w14:paraId="5A861E9B"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0.196</w:t>
            </w:r>
          </w:p>
        </w:tc>
        <w:tc>
          <w:tcPr>
            <w:tcW w:w="749" w:type="dxa"/>
            <w:vAlign w:val="center"/>
            <w:hideMark/>
          </w:tcPr>
          <w:p w14:paraId="6650F7D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w:t>
            </w:r>
            <w:r>
              <w:rPr>
                <w:rFonts w:ascii="Helvetica Neue" w:eastAsia="Times New Roman" w:hAnsi="Helvetica Neue" w:cs="Times New Roman"/>
                <w:b/>
                <w:color w:val="000000"/>
                <w:sz w:val="15"/>
                <w:szCs w:val="15"/>
              </w:rPr>
              <w:t>0</w:t>
            </w:r>
          </w:p>
        </w:tc>
      </w:tr>
      <w:tr w:rsidR="007E4943" w:rsidRPr="00281DDB" w14:paraId="6165584C"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2844180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75BBD5B"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7C37F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0.033</w:t>
            </w:r>
          </w:p>
        </w:tc>
        <w:tc>
          <w:tcPr>
            <w:tcW w:w="742" w:type="dxa"/>
            <w:tcBorders>
              <w:bottom w:val="single" w:sz="4" w:space="0" w:color="auto"/>
            </w:tcBorders>
            <w:vAlign w:val="center"/>
            <w:hideMark/>
          </w:tcPr>
          <w:p w14:paraId="397B7B0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tcBorders>
              <w:bottom w:val="single" w:sz="4" w:space="0" w:color="auto"/>
            </w:tcBorders>
            <w:vAlign w:val="center"/>
            <w:hideMark/>
          </w:tcPr>
          <w:p w14:paraId="512CCC2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bottom w:val="single" w:sz="4" w:space="0" w:color="auto"/>
            </w:tcBorders>
            <w:vAlign w:val="center"/>
            <w:hideMark/>
          </w:tcPr>
          <w:p w14:paraId="3EA209D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695FF34A"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0.283</w:t>
            </w:r>
          </w:p>
        </w:tc>
      </w:tr>
      <w:tr w:rsidR="007E4943" w:rsidRPr="00B15CDE" w14:paraId="377868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07F950A7"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Max</w:t>
            </w:r>
            <w:r>
              <w:rPr>
                <w:rFonts w:ascii="Helvetica Neue" w:eastAsia="Times New Roman" w:hAnsi="Helvetica Neue" w:cs="Times New Roman"/>
                <w:b/>
                <w:bCs/>
                <w:color w:val="000000"/>
                <w:sz w:val="15"/>
                <w:szCs w:val="15"/>
              </w:rPr>
              <w:t>imum Temperature of the Warmest Month (BIO5)</w:t>
            </w:r>
          </w:p>
        </w:tc>
        <w:tc>
          <w:tcPr>
            <w:tcW w:w="1080" w:type="dxa"/>
            <w:tcBorders>
              <w:top w:val="single" w:sz="4" w:space="0" w:color="auto"/>
            </w:tcBorders>
          </w:tcPr>
          <w:p w14:paraId="0297BF82"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9A917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tcBorders>
              <w:top w:val="single" w:sz="4" w:space="0" w:color="auto"/>
            </w:tcBorders>
            <w:vAlign w:val="center"/>
            <w:hideMark/>
          </w:tcPr>
          <w:p w14:paraId="4ECBD8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top w:val="single" w:sz="4" w:space="0" w:color="auto"/>
            </w:tcBorders>
            <w:vAlign w:val="center"/>
            <w:hideMark/>
          </w:tcPr>
          <w:p w14:paraId="7D3BB0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75F03BCD"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0.242</w:t>
            </w:r>
          </w:p>
        </w:tc>
        <w:tc>
          <w:tcPr>
            <w:tcW w:w="749" w:type="dxa"/>
            <w:tcBorders>
              <w:top w:val="single" w:sz="4" w:space="0" w:color="auto"/>
            </w:tcBorders>
            <w:vAlign w:val="center"/>
            <w:hideMark/>
          </w:tcPr>
          <w:p w14:paraId="1C3324F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r>
      <w:tr w:rsidR="007E4943" w:rsidRPr="00B15CDE" w14:paraId="6AF81117"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14E4CB9" w14:textId="77777777" w:rsidR="007E4943" w:rsidRPr="00281DDB" w:rsidRDefault="007E4943" w:rsidP="0047700B">
            <w:pPr>
              <w:rPr>
                <w:rFonts w:ascii="Times New Roman" w:eastAsia="Times New Roman" w:hAnsi="Times New Roman" w:cs="Times New Roman"/>
              </w:rPr>
            </w:pPr>
          </w:p>
        </w:tc>
        <w:tc>
          <w:tcPr>
            <w:tcW w:w="1080" w:type="dxa"/>
          </w:tcPr>
          <w:p w14:paraId="53E2149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33CFEAF"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vAlign w:val="center"/>
            <w:hideMark/>
          </w:tcPr>
          <w:p w14:paraId="760355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7902EF41"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c>
          <w:tcPr>
            <w:tcW w:w="742" w:type="dxa"/>
            <w:vAlign w:val="center"/>
            <w:hideMark/>
          </w:tcPr>
          <w:p w14:paraId="00A1925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9" w:type="dxa"/>
            <w:vAlign w:val="center"/>
            <w:hideMark/>
          </w:tcPr>
          <w:p w14:paraId="5176F11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0.025</w:t>
            </w:r>
          </w:p>
        </w:tc>
      </w:tr>
      <w:tr w:rsidR="007E4943" w:rsidRPr="00B15CDE" w14:paraId="294987E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B4901F" w14:textId="77777777" w:rsidR="007E4943" w:rsidRPr="00281DDB" w:rsidRDefault="007E4943" w:rsidP="0047700B">
            <w:pPr>
              <w:rPr>
                <w:rFonts w:ascii="Times New Roman" w:eastAsia="Times New Roman" w:hAnsi="Times New Roman" w:cs="Times New Roman"/>
              </w:rPr>
            </w:pPr>
          </w:p>
        </w:tc>
        <w:tc>
          <w:tcPr>
            <w:tcW w:w="1080" w:type="dxa"/>
          </w:tcPr>
          <w:p w14:paraId="2F09DD5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87D118C"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vAlign w:val="center"/>
            <w:hideMark/>
          </w:tcPr>
          <w:p w14:paraId="6116F183"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483C1DA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c>
          <w:tcPr>
            <w:tcW w:w="742" w:type="dxa"/>
            <w:vAlign w:val="center"/>
            <w:hideMark/>
          </w:tcPr>
          <w:p w14:paraId="4549B10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9" w:type="dxa"/>
            <w:vAlign w:val="center"/>
            <w:hideMark/>
          </w:tcPr>
          <w:p w14:paraId="3719704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0.065</w:t>
            </w:r>
          </w:p>
        </w:tc>
      </w:tr>
      <w:tr w:rsidR="007E4943" w:rsidRPr="00B15CDE" w14:paraId="7386C56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4F0815E" w14:textId="77777777" w:rsidR="007E4943" w:rsidRPr="00281DDB" w:rsidRDefault="007E4943" w:rsidP="0047700B">
            <w:pPr>
              <w:rPr>
                <w:rFonts w:ascii="Times New Roman" w:eastAsia="Times New Roman" w:hAnsi="Times New Roman" w:cs="Times New Roman"/>
              </w:rPr>
            </w:pPr>
          </w:p>
        </w:tc>
        <w:tc>
          <w:tcPr>
            <w:tcW w:w="1080" w:type="dxa"/>
          </w:tcPr>
          <w:p w14:paraId="199FA6B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CCAF9AC"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vAlign w:val="center"/>
            <w:hideMark/>
          </w:tcPr>
          <w:p w14:paraId="31D8EA6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c>
          <w:tcPr>
            <w:tcW w:w="742" w:type="dxa"/>
            <w:vAlign w:val="center"/>
            <w:hideMark/>
          </w:tcPr>
          <w:p w14:paraId="69A4CCE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-0.202</w:t>
            </w:r>
          </w:p>
        </w:tc>
        <w:tc>
          <w:tcPr>
            <w:tcW w:w="742" w:type="dxa"/>
            <w:vAlign w:val="center"/>
            <w:hideMark/>
          </w:tcPr>
          <w:p w14:paraId="72568EB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0.147</w:t>
            </w:r>
          </w:p>
        </w:tc>
        <w:tc>
          <w:tcPr>
            <w:tcW w:w="749" w:type="dxa"/>
            <w:vAlign w:val="center"/>
            <w:hideMark/>
          </w:tcPr>
          <w:p w14:paraId="7DACFA0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r>
      <w:tr w:rsidR="007E4943" w:rsidRPr="00B15CDE" w14:paraId="2728792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44FBEB0"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2531751"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58B24CC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tcBorders>
              <w:bottom w:val="single" w:sz="4" w:space="0" w:color="auto"/>
            </w:tcBorders>
            <w:vAlign w:val="center"/>
            <w:hideMark/>
          </w:tcPr>
          <w:p w14:paraId="4B392E2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6BACC4F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c>
          <w:tcPr>
            <w:tcW w:w="742" w:type="dxa"/>
            <w:tcBorders>
              <w:bottom w:val="single" w:sz="4" w:space="0" w:color="auto"/>
            </w:tcBorders>
            <w:vAlign w:val="center"/>
            <w:hideMark/>
          </w:tcPr>
          <w:p w14:paraId="5E0E25E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tcBorders>
              <w:bottom w:val="single" w:sz="4" w:space="0" w:color="auto"/>
            </w:tcBorders>
            <w:vAlign w:val="center"/>
            <w:hideMark/>
          </w:tcPr>
          <w:p w14:paraId="5FD102D5"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43D92D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56BC5E07"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Minimum Temperature of the Coldest Month (BIO6)</w:t>
            </w:r>
          </w:p>
        </w:tc>
        <w:tc>
          <w:tcPr>
            <w:tcW w:w="1080" w:type="dxa"/>
            <w:tcBorders>
              <w:top w:val="single" w:sz="4" w:space="0" w:color="auto"/>
            </w:tcBorders>
          </w:tcPr>
          <w:p w14:paraId="1370075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4BD745F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0.163</w:t>
            </w:r>
          </w:p>
        </w:tc>
        <w:tc>
          <w:tcPr>
            <w:tcW w:w="742" w:type="dxa"/>
            <w:tcBorders>
              <w:top w:val="single" w:sz="4" w:space="0" w:color="auto"/>
            </w:tcBorders>
            <w:vAlign w:val="center"/>
            <w:hideMark/>
          </w:tcPr>
          <w:p w14:paraId="1CA2E92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0.074</w:t>
            </w:r>
          </w:p>
        </w:tc>
        <w:tc>
          <w:tcPr>
            <w:tcW w:w="742" w:type="dxa"/>
            <w:tcBorders>
              <w:top w:val="single" w:sz="4" w:space="0" w:color="auto"/>
            </w:tcBorders>
            <w:vAlign w:val="center"/>
            <w:hideMark/>
          </w:tcPr>
          <w:p w14:paraId="30D70BE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tcBorders>
              <w:top w:val="single" w:sz="4" w:space="0" w:color="auto"/>
            </w:tcBorders>
            <w:vAlign w:val="center"/>
            <w:hideMark/>
          </w:tcPr>
          <w:p w14:paraId="44F17AF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9" w:type="dxa"/>
            <w:tcBorders>
              <w:top w:val="single" w:sz="4" w:space="0" w:color="auto"/>
            </w:tcBorders>
            <w:vAlign w:val="center"/>
            <w:hideMark/>
          </w:tcPr>
          <w:p w14:paraId="7F07E0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085597C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DBCD96A" w14:textId="77777777" w:rsidR="007E4943" w:rsidRPr="00281DDB" w:rsidRDefault="007E4943" w:rsidP="0047700B">
            <w:pPr>
              <w:rPr>
                <w:rFonts w:ascii="Times New Roman" w:eastAsia="Times New Roman" w:hAnsi="Times New Roman" w:cs="Times New Roman"/>
              </w:rPr>
            </w:pPr>
          </w:p>
        </w:tc>
        <w:tc>
          <w:tcPr>
            <w:tcW w:w="1080" w:type="dxa"/>
          </w:tcPr>
          <w:p w14:paraId="50EDC05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BF8241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0.173</w:t>
            </w:r>
          </w:p>
        </w:tc>
        <w:tc>
          <w:tcPr>
            <w:tcW w:w="742" w:type="dxa"/>
            <w:vAlign w:val="center"/>
            <w:hideMark/>
          </w:tcPr>
          <w:p w14:paraId="098C79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2" w:type="dxa"/>
            <w:vAlign w:val="center"/>
            <w:hideMark/>
          </w:tcPr>
          <w:p w14:paraId="6D2EDD4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39EAE42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c>
          <w:tcPr>
            <w:tcW w:w="749" w:type="dxa"/>
            <w:vAlign w:val="center"/>
            <w:hideMark/>
          </w:tcPr>
          <w:p w14:paraId="033E6D7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0.029</w:t>
            </w:r>
          </w:p>
        </w:tc>
      </w:tr>
      <w:tr w:rsidR="007E4943" w:rsidRPr="00281DDB" w14:paraId="71915A62"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6AD8979" w14:textId="77777777" w:rsidR="007E4943" w:rsidRPr="00281DDB" w:rsidRDefault="007E4943" w:rsidP="0047700B">
            <w:pPr>
              <w:rPr>
                <w:rFonts w:ascii="Times New Roman" w:eastAsia="Times New Roman" w:hAnsi="Times New Roman" w:cs="Times New Roman"/>
              </w:rPr>
            </w:pPr>
          </w:p>
        </w:tc>
        <w:tc>
          <w:tcPr>
            <w:tcW w:w="1080" w:type="dxa"/>
          </w:tcPr>
          <w:p w14:paraId="5A7FDB1F"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6062A5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0.174</w:t>
            </w:r>
          </w:p>
        </w:tc>
        <w:tc>
          <w:tcPr>
            <w:tcW w:w="742" w:type="dxa"/>
            <w:vAlign w:val="center"/>
            <w:hideMark/>
          </w:tcPr>
          <w:p w14:paraId="65937C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0.093</w:t>
            </w:r>
          </w:p>
        </w:tc>
        <w:tc>
          <w:tcPr>
            <w:tcW w:w="742" w:type="dxa"/>
            <w:vAlign w:val="center"/>
            <w:hideMark/>
          </w:tcPr>
          <w:p w14:paraId="6616C22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1222CE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9" w:type="dxa"/>
            <w:vAlign w:val="center"/>
            <w:hideMark/>
          </w:tcPr>
          <w:p w14:paraId="5C55DBE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0.071</w:t>
            </w:r>
          </w:p>
        </w:tc>
      </w:tr>
      <w:tr w:rsidR="007E4943" w:rsidRPr="00281DDB" w14:paraId="68D33B8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0454674" w14:textId="77777777" w:rsidR="007E4943" w:rsidRPr="00281DDB" w:rsidRDefault="007E4943" w:rsidP="0047700B">
            <w:pPr>
              <w:rPr>
                <w:rFonts w:ascii="Times New Roman" w:eastAsia="Times New Roman" w:hAnsi="Times New Roman" w:cs="Times New Roman"/>
              </w:rPr>
            </w:pPr>
          </w:p>
        </w:tc>
        <w:tc>
          <w:tcPr>
            <w:tcW w:w="1080" w:type="dxa"/>
          </w:tcPr>
          <w:p w14:paraId="2CACBC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79D6335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0.170</w:t>
            </w:r>
          </w:p>
        </w:tc>
        <w:tc>
          <w:tcPr>
            <w:tcW w:w="742" w:type="dxa"/>
            <w:vAlign w:val="center"/>
            <w:hideMark/>
          </w:tcPr>
          <w:p w14:paraId="297C6E4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0.099</w:t>
            </w:r>
          </w:p>
        </w:tc>
        <w:tc>
          <w:tcPr>
            <w:tcW w:w="742" w:type="dxa"/>
            <w:vAlign w:val="center"/>
            <w:hideMark/>
          </w:tcPr>
          <w:p w14:paraId="259F02A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0.073</w:t>
            </w:r>
          </w:p>
        </w:tc>
        <w:tc>
          <w:tcPr>
            <w:tcW w:w="742" w:type="dxa"/>
            <w:vAlign w:val="center"/>
            <w:hideMark/>
          </w:tcPr>
          <w:p w14:paraId="6035228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0.088</w:t>
            </w:r>
          </w:p>
        </w:tc>
        <w:tc>
          <w:tcPr>
            <w:tcW w:w="749" w:type="dxa"/>
            <w:vAlign w:val="center"/>
            <w:hideMark/>
          </w:tcPr>
          <w:p w14:paraId="717B2D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r>
      <w:tr w:rsidR="007E4943" w:rsidRPr="004A02AC" w14:paraId="083B9F7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0A9EDB12"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B470A2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3F5D07A8"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0.157</w:t>
            </w:r>
          </w:p>
        </w:tc>
        <w:tc>
          <w:tcPr>
            <w:tcW w:w="742" w:type="dxa"/>
            <w:tcBorders>
              <w:bottom w:val="single" w:sz="4" w:space="0" w:color="auto"/>
            </w:tcBorders>
            <w:vAlign w:val="center"/>
            <w:hideMark/>
          </w:tcPr>
          <w:p w14:paraId="6EFB862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bottom w:val="single" w:sz="4" w:space="0" w:color="auto"/>
            </w:tcBorders>
            <w:vAlign w:val="center"/>
            <w:hideMark/>
          </w:tcPr>
          <w:p w14:paraId="42577DD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c>
          <w:tcPr>
            <w:tcW w:w="742" w:type="dxa"/>
            <w:tcBorders>
              <w:bottom w:val="single" w:sz="4" w:space="0" w:color="auto"/>
            </w:tcBorders>
            <w:vAlign w:val="center"/>
            <w:hideMark/>
          </w:tcPr>
          <w:p w14:paraId="3184312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w:t>
            </w:r>
            <w:r>
              <w:rPr>
                <w:rFonts w:ascii="Helvetica Neue" w:eastAsia="Times New Roman" w:hAnsi="Helvetica Neue" w:cs="Times New Roman"/>
                <w:color w:val="000000"/>
                <w:sz w:val="15"/>
                <w:szCs w:val="15"/>
              </w:rPr>
              <w:t>0</w:t>
            </w:r>
          </w:p>
        </w:tc>
        <w:tc>
          <w:tcPr>
            <w:tcW w:w="749" w:type="dxa"/>
            <w:tcBorders>
              <w:bottom w:val="single" w:sz="4" w:space="0" w:color="auto"/>
            </w:tcBorders>
            <w:vAlign w:val="center"/>
            <w:hideMark/>
          </w:tcPr>
          <w:p w14:paraId="375F2D1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0.200</w:t>
            </w:r>
          </w:p>
        </w:tc>
      </w:tr>
      <w:tr w:rsidR="007E4943" w:rsidRPr="00281DDB" w14:paraId="69C02C9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63E8CB4"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Precipitation (BIO12)</w:t>
            </w:r>
          </w:p>
        </w:tc>
        <w:tc>
          <w:tcPr>
            <w:tcW w:w="1080" w:type="dxa"/>
            <w:tcBorders>
              <w:top w:val="single" w:sz="4" w:space="0" w:color="auto"/>
            </w:tcBorders>
          </w:tcPr>
          <w:p w14:paraId="58A8B97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BE10A63"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0.099</w:t>
            </w:r>
          </w:p>
        </w:tc>
        <w:tc>
          <w:tcPr>
            <w:tcW w:w="742" w:type="dxa"/>
            <w:tcBorders>
              <w:top w:val="single" w:sz="4" w:space="0" w:color="auto"/>
            </w:tcBorders>
            <w:vAlign w:val="center"/>
            <w:hideMark/>
          </w:tcPr>
          <w:p w14:paraId="63585C38"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-0.175</w:t>
            </w:r>
          </w:p>
        </w:tc>
        <w:tc>
          <w:tcPr>
            <w:tcW w:w="742" w:type="dxa"/>
            <w:tcBorders>
              <w:top w:val="single" w:sz="4" w:space="0" w:color="auto"/>
            </w:tcBorders>
            <w:vAlign w:val="center"/>
            <w:hideMark/>
          </w:tcPr>
          <w:p w14:paraId="4FD6AB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-0.085</w:t>
            </w:r>
          </w:p>
        </w:tc>
        <w:tc>
          <w:tcPr>
            <w:tcW w:w="742" w:type="dxa"/>
            <w:tcBorders>
              <w:top w:val="single" w:sz="4" w:space="0" w:color="auto"/>
            </w:tcBorders>
            <w:vAlign w:val="center"/>
            <w:hideMark/>
          </w:tcPr>
          <w:p w14:paraId="797F5C6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c>
          <w:tcPr>
            <w:tcW w:w="749" w:type="dxa"/>
            <w:tcBorders>
              <w:top w:val="single" w:sz="4" w:space="0" w:color="auto"/>
            </w:tcBorders>
            <w:vAlign w:val="center"/>
            <w:hideMark/>
          </w:tcPr>
          <w:p w14:paraId="2609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-0.176</w:t>
            </w:r>
          </w:p>
        </w:tc>
      </w:tr>
      <w:tr w:rsidR="007E4943" w:rsidRPr="00281DDB" w14:paraId="7120D673"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7B24BA" w14:textId="77777777" w:rsidR="007E4943" w:rsidRPr="00281DDB" w:rsidRDefault="007E4943" w:rsidP="0047700B">
            <w:pPr>
              <w:rPr>
                <w:rFonts w:ascii="Times New Roman" w:eastAsia="Times New Roman" w:hAnsi="Times New Roman" w:cs="Times New Roman"/>
              </w:rPr>
            </w:pPr>
          </w:p>
        </w:tc>
        <w:tc>
          <w:tcPr>
            <w:tcW w:w="1080" w:type="dxa"/>
          </w:tcPr>
          <w:p w14:paraId="6B3CA9D1"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4BA44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1DE8DF54"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-0.205</w:t>
            </w:r>
          </w:p>
        </w:tc>
        <w:tc>
          <w:tcPr>
            <w:tcW w:w="742" w:type="dxa"/>
            <w:vAlign w:val="center"/>
            <w:hideMark/>
          </w:tcPr>
          <w:p w14:paraId="09CC563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vAlign w:val="center"/>
            <w:hideMark/>
          </w:tcPr>
          <w:p w14:paraId="7F140E0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9" w:type="dxa"/>
            <w:vAlign w:val="center"/>
            <w:hideMark/>
          </w:tcPr>
          <w:p w14:paraId="3F6B66D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r>
      <w:tr w:rsidR="007E4943" w:rsidRPr="00281DDB" w14:paraId="3E9D778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CFE9A6" w14:textId="77777777" w:rsidR="007E4943" w:rsidRPr="00281DDB" w:rsidRDefault="007E4943" w:rsidP="0047700B">
            <w:pPr>
              <w:rPr>
                <w:rFonts w:ascii="Times New Roman" w:eastAsia="Times New Roman" w:hAnsi="Times New Roman" w:cs="Times New Roman"/>
              </w:rPr>
            </w:pPr>
          </w:p>
        </w:tc>
        <w:tc>
          <w:tcPr>
            <w:tcW w:w="1080" w:type="dxa"/>
          </w:tcPr>
          <w:p w14:paraId="2A434020"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0FFD5A7"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0.119</w:t>
            </w:r>
          </w:p>
        </w:tc>
        <w:tc>
          <w:tcPr>
            <w:tcW w:w="742" w:type="dxa"/>
            <w:vAlign w:val="center"/>
            <w:hideMark/>
          </w:tcPr>
          <w:p w14:paraId="21B45331"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-0.204</w:t>
            </w:r>
          </w:p>
        </w:tc>
        <w:tc>
          <w:tcPr>
            <w:tcW w:w="742" w:type="dxa"/>
            <w:vAlign w:val="center"/>
            <w:hideMark/>
          </w:tcPr>
          <w:p w14:paraId="1DE84B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w:t>
            </w:r>
            <w:r>
              <w:rPr>
                <w:rFonts w:ascii="Helvetica Neue" w:eastAsia="Times New Roman" w:hAnsi="Helvetica Neue" w:cs="Times New Roman"/>
                <w:color w:val="000000"/>
                <w:sz w:val="15"/>
                <w:szCs w:val="15"/>
              </w:rPr>
              <w:t>0</w:t>
            </w:r>
          </w:p>
        </w:tc>
        <w:tc>
          <w:tcPr>
            <w:tcW w:w="742" w:type="dxa"/>
            <w:vAlign w:val="center"/>
            <w:hideMark/>
          </w:tcPr>
          <w:p w14:paraId="73A374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c>
          <w:tcPr>
            <w:tcW w:w="749" w:type="dxa"/>
            <w:vAlign w:val="center"/>
            <w:hideMark/>
          </w:tcPr>
          <w:p w14:paraId="60A66C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r>
      <w:tr w:rsidR="007E4943" w:rsidRPr="00281DDB" w14:paraId="65412BE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9FEDF31" w14:textId="77777777" w:rsidR="007E4943" w:rsidRPr="00281DDB" w:rsidRDefault="007E4943" w:rsidP="0047700B">
            <w:pPr>
              <w:rPr>
                <w:rFonts w:ascii="Times New Roman" w:eastAsia="Times New Roman" w:hAnsi="Times New Roman" w:cs="Times New Roman"/>
              </w:rPr>
            </w:pPr>
          </w:p>
        </w:tc>
        <w:tc>
          <w:tcPr>
            <w:tcW w:w="1080" w:type="dxa"/>
          </w:tcPr>
          <w:p w14:paraId="01C5254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033403C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7D812A0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-0.191</w:t>
            </w:r>
          </w:p>
        </w:tc>
        <w:tc>
          <w:tcPr>
            <w:tcW w:w="742" w:type="dxa"/>
            <w:vAlign w:val="center"/>
            <w:hideMark/>
          </w:tcPr>
          <w:p w14:paraId="5F3740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2" w:type="dxa"/>
            <w:vAlign w:val="center"/>
            <w:hideMark/>
          </w:tcPr>
          <w:p w14:paraId="65A8186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7CBC589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03EB6FA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03D7956"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216491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2A3C98EA"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bottom w:val="single" w:sz="4" w:space="0" w:color="auto"/>
            </w:tcBorders>
            <w:vAlign w:val="center"/>
            <w:hideMark/>
          </w:tcPr>
          <w:p w14:paraId="71C303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-0.145</w:t>
            </w:r>
          </w:p>
        </w:tc>
        <w:tc>
          <w:tcPr>
            <w:tcW w:w="742" w:type="dxa"/>
            <w:tcBorders>
              <w:bottom w:val="single" w:sz="4" w:space="0" w:color="auto"/>
            </w:tcBorders>
            <w:vAlign w:val="center"/>
            <w:hideMark/>
          </w:tcPr>
          <w:p w14:paraId="616566D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-0.122</w:t>
            </w:r>
          </w:p>
        </w:tc>
        <w:tc>
          <w:tcPr>
            <w:tcW w:w="742" w:type="dxa"/>
            <w:tcBorders>
              <w:bottom w:val="single" w:sz="4" w:space="0" w:color="auto"/>
            </w:tcBorders>
            <w:vAlign w:val="center"/>
            <w:hideMark/>
          </w:tcPr>
          <w:p w14:paraId="0A266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7DE39C6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0B34967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A585099"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Wettest Quarter (BIO16)</w:t>
            </w:r>
          </w:p>
        </w:tc>
        <w:tc>
          <w:tcPr>
            <w:tcW w:w="1080" w:type="dxa"/>
            <w:tcBorders>
              <w:top w:val="single" w:sz="4" w:space="0" w:color="auto"/>
            </w:tcBorders>
          </w:tcPr>
          <w:p w14:paraId="4918B61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40DF5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0.081</w:t>
            </w:r>
          </w:p>
        </w:tc>
        <w:tc>
          <w:tcPr>
            <w:tcW w:w="742" w:type="dxa"/>
            <w:tcBorders>
              <w:top w:val="single" w:sz="4" w:space="0" w:color="auto"/>
            </w:tcBorders>
            <w:vAlign w:val="center"/>
            <w:hideMark/>
          </w:tcPr>
          <w:p w14:paraId="368E5B5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0E52667B"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-0.221</w:t>
            </w:r>
          </w:p>
        </w:tc>
        <w:tc>
          <w:tcPr>
            <w:tcW w:w="742" w:type="dxa"/>
            <w:tcBorders>
              <w:top w:val="single" w:sz="4" w:space="0" w:color="auto"/>
            </w:tcBorders>
            <w:vAlign w:val="center"/>
            <w:hideMark/>
          </w:tcPr>
          <w:p w14:paraId="0A3242A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w:t>
            </w:r>
            <w:r>
              <w:rPr>
                <w:rFonts w:ascii="Helvetica Neue" w:eastAsia="Times New Roman" w:hAnsi="Helvetica Neue" w:cs="Times New Roman"/>
                <w:color w:val="000000"/>
                <w:sz w:val="15"/>
                <w:szCs w:val="15"/>
              </w:rPr>
              <w:t>0</w:t>
            </w:r>
          </w:p>
        </w:tc>
        <w:tc>
          <w:tcPr>
            <w:tcW w:w="749" w:type="dxa"/>
            <w:tcBorders>
              <w:top w:val="single" w:sz="4" w:space="0" w:color="auto"/>
            </w:tcBorders>
            <w:vAlign w:val="center"/>
            <w:hideMark/>
          </w:tcPr>
          <w:p w14:paraId="4534669F"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-0.250</w:t>
            </w:r>
          </w:p>
        </w:tc>
      </w:tr>
      <w:tr w:rsidR="007E4943" w:rsidRPr="00281DDB" w14:paraId="2B7D2D9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B7DEB4F" w14:textId="77777777" w:rsidR="007E4943" w:rsidRPr="00281DDB" w:rsidRDefault="007E4943" w:rsidP="0047700B">
            <w:pPr>
              <w:rPr>
                <w:rFonts w:ascii="Times New Roman" w:eastAsia="Times New Roman" w:hAnsi="Times New Roman" w:cs="Times New Roman"/>
              </w:rPr>
            </w:pPr>
          </w:p>
        </w:tc>
        <w:tc>
          <w:tcPr>
            <w:tcW w:w="1080" w:type="dxa"/>
          </w:tcPr>
          <w:p w14:paraId="28B934D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42D727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0.064</w:t>
            </w:r>
          </w:p>
        </w:tc>
        <w:tc>
          <w:tcPr>
            <w:tcW w:w="742" w:type="dxa"/>
            <w:vAlign w:val="center"/>
            <w:hideMark/>
          </w:tcPr>
          <w:p w14:paraId="3E8D7F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-0.018</w:t>
            </w:r>
          </w:p>
        </w:tc>
        <w:tc>
          <w:tcPr>
            <w:tcW w:w="742" w:type="dxa"/>
            <w:vAlign w:val="center"/>
            <w:hideMark/>
          </w:tcPr>
          <w:p w14:paraId="5566C82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-0.219</w:t>
            </w:r>
          </w:p>
        </w:tc>
        <w:tc>
          <w:tcPr>
            <w:tcW w:w="742" w:type="dxa"/>
            <w:vAlign w:val="center"/>
            <w:hideMark/>
          </w:tcPr>
          <w:p w14:paraId="6319CA5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-0.190</w:t>
            </w:r>
          </w:p>
        </w:tc>
        <w:tc>
          <w:tcPr>
            <w:tcW w:w="749" w:type="dxa"/>
            <w:vAlign w:val="center"/>
            <w:hideMark/>
          </w:tcPr>
          <w:p w14:paraId="6F73AE8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-0.172</w:t>
            </w:r>
          </w:p>
        </w:tc>
      </w:tr>
      <w:tr w:rsidR="007E4943" w:rsidRPr="00281DDB" w14:paraId="11579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4AAE74" w14:textId="77777777" w:rsidR="007E4943" w:rsidRPr="00281DDB" w:rsidRDefault="007E4943" w:rsidP="0047700B">
            <w:pPr>
              <w:rPr>
                <w:rFonts w:ascii="Times New Roman" w:eastAsia="Times New Roman" w:hAnsi="Times New Roman" w:cs="Times New Roman"/>
              </w:rPr>
            </w:pPr>
          </w:p>
        </w:tc>
        <w:tc>
          <w:tcPr>
            <w:tcW w:w="1080" w:type="dxa"/>
          </w:tcPr>
          <w:p w14:paraId="5813859C"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FF99A0B"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0.049</w:t>
            </w:r>
          </w:p>
        </w:tc>
        <w:tc>
          <w:tcPr>
            <w:tcW w:w="742" w:type="dxa"/>
            <w:vAlign w:val="center"/>
            <w:hideMark/>
          </w:tcPr>
          <w:p w14:paraId="2597992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-0.015</w:t>
            </w:r>
          </w:p>
        </w:tc>
        <w:tc>
          <w:tcPr>
            <w:tcW w:w="742" w:type="dxa"/>
            <w:vAlign w:val="center"/>
            <w:hideMark/>
          </w:tcPr>
          <w:p w14:paraId="43DC0C8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-0.212</w:t>
            </w:r>
          </w:p>
        </w:tc>
        <w:tc>
          <w:tcPr>
            <w:tcW w:w="742" w:type="dxa"/>
            <w:vAlign w:val="center"/>
            <w:hideMark/>
          </w:tcPr>
          <w:p w14:paraId="6BD9147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-0.240</w:t>
            </w:r>
          </w:p>
        </w:tc>
        <w:tc>
          <w:tcPr>
            <w:tcW w:w="749" w:type="dxa"/>
            <w:vAlign w:val="center"/>
            <w:hideMark/>
          </w:tcPr>
          <w:p w14:paraId="01F41F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4F067EC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681D9820" w14:textId="77777777" w:rsidR="007E4943" w:rsidRPr="00281DDB" w:rsidRDefault="007E4943" w:rsidP="0047700B">
            <w:pPr>
              <w:rPr>
                <w:rFonts w:ascii="Times New Roman" w:eastAsia="Times New Roman" w:hAnsi="Times New Roman" w:cs="Times New Roman"/>
              </w:rPr>
            </w:pPr>
          </w:p>
        </w:tc>
        <w:tc>
          <w:tcPr>
            <w:tcW w:w="1080" w:type="dxa"/>
          </w:tcPr>
          <w:p w14:paraId="5261F71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35103A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vAlign w:val="center"/>
            <w:hideMark/>
          </w:tcPr>
          <w:p w14:paraId="2606C0E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-0.011</w:t>
            </w:r>
          </w:p>
        </w:tc>
        <w:tc>
          <w:tcPr>
            <w:tcW w:w="742" w:type="dxa"/>
            <w:vAlign w:val="center"/>
            <w:hideMark/>
          </w:tcPr>
          <w:p w14:paraId="6C23AC45"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-0.187</w:t>
            </w:r>
          </w:p>
        </w:tc>
        <w:tc>
          <w:tcPr>
            <w:tcW w:w="742" w:type="dxa"/>
            <w:vAlign w:val="center"/>
            <w:hideMark/>
          </w:tcPr>
          <w:p w14:paraId="2F94B60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-0.273</w:t>
            </w:r>
          </w:p>
        </w:tc>
        <w:tc>
          <w:tcPr>
            <w:tcW w:w="749" w:type="dxa"/>
            <w:vAlign w:val="center"/>
            <w:hideMark/>
          </w:tcPr>
          <w:p w14:paraId="7718C23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5E9A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739C353"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E0721B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2A640A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bottom w:val="single" w:sz="4" w:space="0" w:color="auto"/>
            </w:tcBorders>
            <w:vAlign w:val="center"/>
            <w:hideMark/>
          </w:tcPr>
          <w:p w14:paraId="7F0B1D3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2" w:type="dxa"/>
            <w:tcBorders>
              <w:bottom w:val="single" w:sz="4" w:space="0" w:color="auto"/>
            </w:tcBorders>
            <w:vAlign w:val="center"/>
            <w:hideMark/>
          </w:tcPr>
          <w:p w14:paraId="686C729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bottom w:val="single" w:sz="4" w:space="0" w:color="auto"/>
            </w:tcBorders>
            <w:vAlign w:val="center"/>
            <w:hideMark/>
          </w:tcPr>
          <w:p w14:paraId="2374D9E8"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-0.306</w:t>
            </w:r>
          </w:p>
        </w:tc>
        <w:tc>
          <w:tcPr>
            <w:tcW w:w="749" w:type="dxa"/>
            <w:tcBorders>
              <w:bottom w:val="single" w:sz="4" w:space="0" w:color="auto"/>
            </w:tcBorders>
            <w:vAlign w:val="center"/>
            <w:hideMark/>
          </w:tcPr>
          <w:p w14:paraId="54D864F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r>
      <w:tr w:rsidR="007E4943" w:rsidRPr="00281DDB" w14:paraId="340086F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A280D2C"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Driest Quarter (BIO17)</w:t>
            </w:r>
          </w:p>
        </w:tc>
        <w:tc>
          <w:tcPr>
            <w:tcW w:w="1080" w:type="dxa"/>
            <w:tcBorders>
              <w:top w:val="single" w:sz="4" w:space="0" w:color="auto"/>
            </w:tcBorders>
          </w:tcPr>
          <w:p w14:paraId="6D8E3C3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04A8946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0.145</w:t>
            </w:r>
          </w:p>
        </w:tc>
        <w:tc>
          <w:tcPr>
            <w:tcW w:w="742" w:type="dxa"/>
            <w:tcBorders>
              <w:top w:val="single" w:sz="4" w:space="0" w:color="auto"/>
            </w:tcBorders>
            <w:vAlign w:val="center"/>
            <w:hideMark/>
          </w:tcPr>
          <w:p w14:paraId="5251CA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top w:val="single" w:sz="4" w:space="0" w:color="auto"/>
            </w:tcBorders>
            <w:vAlign w:val="center"/>
            <w:hideMark/>
          </w:tcPr>
          <w:p w14:paraId="26C3E28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tcBorders>
              <w:top w:val="single" w:sz="4" w:space="0" w:color="auto"/>
            </w:tcBorders>
            <w:vAlign w:val="center"/>
            <w:hideMark/>
          </w:tcPr>
          <w:p w14:paraId="43D611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top w:val="single" w:sz="4" w:space="0" w:color="auto"/>
            </w:tcBorders>
            <w:vAlign w:val="center"/>
            <w:hideMark/>
          </w:tcPr>
          <w:p w14:paraId="06705837"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r>
      <w:tr w:rsidR="007E4943" w:rsidRPr="00281DDB" w14:paraId="19203E7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45694D" w14:textId="77777777" w:rsidR="007E4943" w:rsidRPr="00281DDB" w:rsidRDefault="007E4943" w:rsidP="0047700B">
            <w:pPr>
              <w:rPr>
                <w:rFonts w:ascii="Times New Roman" w:eastAsia="Times New Roman" w:hAnsi="Times New Roman" w:cs="Times New Roman"/>
              </w:rPr>
            </w:pPr>
          </w:p>
        </w:tc>
        <w:tc>
          <w:tcPr>
            <w:tcW w:w="1080" w:type="dxa"/>
          </w:tcPr>
          <w:p w14:paraId="68E566B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3A2801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0.158</w:t>
            </w:r>
          </w:p>
        </w:tc>
        <w:tc>
          <w:tcPr>
            <w:tcW w:w="742" w:type="dxa"/>
            <w:vAlign w:val="center"/>
            <w:hideMark/>
          </w:tcPr>
          <w:p w14:paraId="4C185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0.131</w:t>
            </w:r>
          </w:p>
        </w:tc>
        <w:tc>
          <w:tcPr>
            <w:tcW w:w="742" w:type="dxa"/>
            <w:vAlign w:val="center"/>
            <w:hideMark/>
          </w:tcPr>
          <w:p w14:paraId="5C58DB6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c>
          <w:tcPr>
            <w:tcW w:w="742" w:type="dxa"/>
            <w:vAlign w:val="center"/>
            <w:hideMark/>
          </w:tcPr>
          <w:p w14:paraId="57E5E79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0.013</w:t>
            </w:r>
          </w:p>
        </w:tc>
        <w:tc>
          <w:tcPr>
            <w:tcW w:w="749" w:type="dxa"/>
            <w:vAlign w:val="center"/>
            <w:hideMark/>
          </w:tcPr>
          <w:p w14:paraId="29F3732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r>
      <w:tr w:rsidR="007E4943" w:rsidRPr="00281DDB" w14:paraId="266C71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08E14E" w14:textId="77777777" w:rsidR="007E4943" w:rsidRPr="00281DDB" w:rsidRDefault="007E4943" w:rsidP="0047700B">
            <w:pPr>
              <w:rPr>
                <w:rFonts w:ascii="Times New Roman" w:eastAsia="Times New Roman" w:hAnsi="Times New Roman" w:cs="Times New Roman"/>
              </w:rPr>
            </w:pPr>
          </w:p>
        </w:tc>
        <w:tc>
          <w:tcPr>
            <w:tcW w:w="1080" w:type="dxa"/>
          </w:tcPr>
          <w:p w14:paraId="40B815CC"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129103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0.156</w:t>
            </w:r>
          </w:p>
        </w:tc>
        <w:tc>
          <w:tcPr>
            <w:tcW w:w="742" w:type="dxa"/>
            <w:vAlign w:val="center"/>
            <w:hideMark/>
          </w:tcPr>
          <w:p w14:paraId="4F61124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0.151</w:t>
            </w:r>
          </w:p>
        </w:tc>
        <w:tc>
          <w:tcPr>
            <w:tcW w:w="742" w:type="dxa"/>
            <w:vAlign w:val="center"/>
            <w:hideMark/>
          </w:tcPr>
          <w:p w14:paraId="5A06520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vAlign w:val="center"/>
            <w:hideMark/>
          </w:tcPr>
          <w:p w14:paraId="3F84DD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9" w:type="dxa"/>
            <w:vAlign w:val="center"/>
            <w:hideMark/>
          </w:tcPr>
          <w:p w14:paraId="671F7E1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r>
      <w:tr w:rsidR="007E4943" w:rsidRPr="00281DDB" w14:paraId="04AF9D3B"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94B78C5" w14:textId="77777777" w:rsidR="007E4943" w:rsidRPr="00281DDB" w:rsidRDefault="007E4943" w:rsidP="0047700B">
            <w:pPr>
              <w:rPr>
                <w:rFonts w:ascii="Times New Roman" w:eastAsia="Times New Roman" w:hAnsi="Times New Roman" w:cs="Times New Roman"/>
              </w:rPr>
            </w:pPr>
          </w:p>
        </w:tc>
        <w:tc>
          <w:tcPr>
            <w:tcW w:w="1080" w:type="dxa"/>
          </w:tcPr>
          <w:p w14:paraId="4F64F0A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E716E1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0.148</w:t>
            </w:r>
          </w:p>
        </w:tc>
        <w:tc>
          <w:tcPr>
            <w:tcW w:w="742" w:type="dxa"/>
            <w:vAlign w:val="center"/>
            <w:hideMark/>
          </w:tcPr>
          <w:p w14:paraId="10995B6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66531E7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0.098</w:t>
            </w:r>
          </w:p>
        </w:tc>
        <w:tc>
          <w:tcPr>
            <w:tcW w:w="742" w:type="dxa"/>
            <w:vAlign w:val="center"/>
            <w:hideMark/>
          </w:tcPr>
          <w:p w14:paraId="1DC44B4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c>
          <w:tcPr>
            <w:tcW w:w="749" w:type="dxa"/>
            <w:vAlign w:val="center"/>
            <w:hideMark/>
          </w:tcPr>
          <w:p w14:paraId="0E88449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0.005</w:t>
            </w:r>
          </w:p>
        </w:tc>
      </w:tr>
      <w:tr w:rsidR="007E4943" w:rsidRPr="00281DDB" w14:paraId="45909E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02F95E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1C97BFD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04A6DED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0.109</w:t>
            </w:r>
          </w:p>
        </w:tc>
        <w:tc>
          <w:tcPr>
            <w:tcW w:w="742" w:type="dxa"/>
            <w:tcBorders>
              <w:bottom w:val="single" w:sz="4" w:space="0" w:color="auto"/>
            </w:tcBorders>
            <w:vAlign w:val="center"/>
            <w:hideMark/>
          </w:tcPr>
          <w:p w14:paraId="10C09CA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tcBorders>
              <w:bottom w:val="single" w:sz="4" w:space="0" w:color="auto"/>
            </w:tcBorders>
            <w:vAlign w:val="center"/>
            <w:hideMark/>
          </w:tcPr>
          <w:p w14:paraId="484585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2E2E0E3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9" w:type="dxa"/>
            <w:tcBorders>
              <w:bottom w:val="single" w:sz="4" w:space="0" w:color="auto"/>
            </w:tcBorders>
            <w:vAlign w:val="center"/>
            <w:hideMark/>
          </w:tcPr>
          <w:p w14:paraId="37E30E2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r>
      <w:tr w:rsidR="007E4943" w:rsidRPr="00281DDB" w14:paraId="6A36D83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CDF9019"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Annual PET</w:t>
            </w:r>
          </w:p>
          <w:p w14:paraId="67A7D750"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(PET.A)</w:t>
            </w:r>
          </w:p>
        </w:tc>
        <w:tc>
          <w:tcPr>
            <w:tcW w:w="1080" w:type="dxa"/>
            <w:tcBorders>
              <w:top w:val="single" w:sz="4" w:space="0" w:color="auto"/>
            </w:tcBorders>
          </w:tcPr>
          <w:p w14:paraId="2CFBF5C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91175D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top w:val="single" w:sz="4" w:space="0" w:color="auto"/>
            </w:tcBorders>
            <w:vAlign w:val="center"/>
            <w:hideMark/>
          </w:tcPr>
          <w:p w14:paraId="0DE388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6CFAB7A7"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0.236</w:t>
            </w:r>
          </w:p>
        </w:tc>
        <w:tc>
          <w:tcPr>
            <w:tcW w:w="742" w:type="dxa"/>
            <w:tcBorders>
              <w:top w:val="single" w:sz="4" w:space="0" w:color="auto"/>
            </w:tcBorders>
            <w:vAlign w:val="center"/>
            <w:hideMark/>
          </w:tcPr>
          <w:p w14:paraId="69647C7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c>
          <w:tcPr>
            <w:tcW w:w="749" w:type="dxa"/>
            <w:tcBorders>
              <w:top w:val="single" w:sz="4" w:space="0" w:color="auto"/>
            </w:tcBorders>
            <w:vAlign w:val="center"/>
            <w:hideMark/>
          </w:tcPr>
          <w:p w14:paraId="4F082312"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-0.197</w:t>
            </w:r>
          </w:p>
        </w:tc>
      </w:tr>
      <w:tr w:rsidR="007E4943" w:rsidRPr="00B15CDE" w14:paraId="4941AE8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512CC64" w14:textId="77777777" w:rsidR="007E4943" w:rsidRPr="00281DDB" w:rsidRDefault="007E4943" w:rsidP="0047700B">
            <w:pPr>
              <w:rPr>
                <w:rFonts w:ascii="Times New Roman" w:eastAsia="Times New Roman" w:hAnsi="Times New Roman" w:cs="Times New Roman"/>
              </w:rPr>
            </w:pPr>
          </w:p>
        </w:tc>
        <w:tc>
          <w:tcPr>
            <w:tcW w:w="1080" w:type="dxa"/>
          </w:tcPr>
          <w:p w14:paraId="4D37FA8F"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77941EC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0.061</w:t>
            </w:r>
          </w:p>
        </w:tc>
        <w:tc>
          <w:tcPr>
            <w:tcW w:w="742" w:type="dxa"/>
            <w:vAlign w:val="center"/>
            <w:hideMark/>
          </w:tcPr>
          <w:p w14:paraId="086EC3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-0.008</w:t>
            </w:r>
          </w:p>
        </w:tc>
        <w:tc>
          <w:tcPr>
            <w:tcW w:w="742" w:type="dxa"/>
            <w:vAlign w:val="center"/>
            <w:hideMark/>
          </w:tcPr>
          <w:p w14:paraId="1C4AA53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6B16A0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0F3C6A3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-0.112</w:t>
            </w:r>
          </w:p>
        </w:tc>
      </w:tr>
      <w:tr w:rsidR="007E4943" w:rsidRPr="00B15CDE" w14:paraId="3B28D43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7D28F9E" w14:textId="77777777" w:rsidR="007E4943" w:rsidRPr="00281DDB" w:rsidRDefault="007E4943" w:rsidP="0047700B">
            <w:pPr>
              <w:rPr>
                <w:rFonts w:ascii="Times New Roman" w:eastAsia="Times New Roman" w:hAnsi="Times New Roman" w:cs="Times New Roman"/>
              </w:rPr>
            </w:pPr>
          </w:p>
        </w:tc>
        <w:tc>
          <w:tcPr>
            <w:tcW w:w="1080" w:type="dxa"/>
          </w:tcPr>
          <w:p w14:paraId="63DCA14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223E4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0.086</w:t>
            </w:r>
          </w:p>
        </w:tc>
        <w:tc>
          <w:tcPr>
            <w:tcW w:w="742" w:type="dxa"/>
            <w:vAlign w:val="center"/>
            <w:hideMark/>
          </w:tcPr>
          <w:p w14:paraId="560010C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0.012</w:t>
            </w:r>
          </w:p>
        </w:tc>
        <w:tc>
          <w:tcPr>
            <w:tcW w:w="742" w:type="dxa"/>
            <w:vAlign w:val="center"/>
            <w:hideMark/>
          </w:tcPr>
          <w:p w14:paraId="5B91806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7F8F4B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24D215B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r>
      <w:tr w:rsidR="007E4943" w:rsidRPr="00B15CDE" w14:paraId="172B500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8623359" w14:textId="77777777" w:rsidR="007E4943" w:rsidRPr="00281DDB" w:rsidRDefault="007E4943" w:rsidP="0047700B">
            <w:pPr>
              <w:rPr>
                <w:rFonts w:ascii="Times New Roman" w:eastAsia="Times New Roman" w:hAnsi="Times New Roman" w:cs="Times New Roman"/>
              </w:rPr>
            </w:pPr>
          </w:p>
        </w:tc>
        <w:tc>
          <w:tcPr>
            <w:tcW w:w="1080" w:type="dxa"/>
          </w:tcPr>
          <w:p w14:paraId="5A58B05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772506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0.098</w:t>
            </w:r>
          </w:p>
        </w:tc>
        <w:tc>
          <w:tcPr>
            <w:tcW w:w="742" w:type="dxa"/>
            <w:vAlign w:val="center"/>
            <w:hideMark/>
          </w:tcPr>
          <w:p w14:paraId="178436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2" w:type="dxa"/>
            <w:vAlign w:val="center"/>
            <w:hideMark/>
          </w:tcPr>
          <w:p w14:paraId="4626AD0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0.226</w:t>
            </w:r>
          </w:p>
        </w:tc>
        <w:tc>
          <w:tcPr>
            <w:tcW w:w="742" w:type="dxa"/>
            <w:vAlign w:val="center"/>
            <w:hideMark/>
          </w:tcPr>
          <w:p w14:paraId="54C7FF0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9" w:type="dxa"/>
            <w:vAlign w:val="center"/>
            <w:hideMark/>
          </w:tcPr>
          <w:p w14:paraId="1790104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r>
      <w:tr w:rsidR="007E4943" w:rsidRPr="00B15CDE" w14:paraId="1C40A7F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73A9677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F435E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7C48C6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0.097</w:t>
            </w:r>
          </w:p>
        </w:tc>
        <w:tc>
          <w:tcPr>
            <w:tcW w:w="742" w:type="dxa"/>
            <w:tcBorders>
              <w:bottom w:val="single" w:sz="4" w:space="0" w:color="auto"/>
            </w:tcBorders>
            <w:vAlign w:val="center"/>
            <w:hideMark/>
          </w:tcPr>
          <w:p w14:paraId="7A4B08B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c>
          <w:tcPr>
            <w:tcW w:w="742" w:type="dxa"/>
            <w:tcBorders>
              <w:bottom w:val="single" w:sz="4" w:space="0" w:color="auto"/>
            </w:tcBorders>
            <w:vAlign w:val="center"/>
            <w:hideMark/>
          </w:tcPr>
          <w:p w14:paraId="2B99F7EC"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2" w:type="dxa"/>
            <w:tcBorders>
              <w:bottom w:val="single" w:sz="4" w:space="0" w:color="auto"/>
            </w:tcBorders>
            <w:vAlign w:val="center"/>
            <w:hideMark/>
          </w:tcPr>
          <w:p w14:paraId="4CC8EF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c>
          <w:tcPr>
            <w:tcW w:w="749" w:type="dxa"/>
            <w:tcBorders>
              <w:bottom w:val="single" w:sz="4" w:space="0" w:color="auto"/>
            </w:tcBorders>
            <w:vAlign w:val="center"/>
            <w:hideMark/>
          </w:tcPr>
          <w:p w14:paraId="5396088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r>
      <w:tr w:rsidR="007E4943" w:rsidRPr="00281DDB" w14:paraId="480D80C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89CEBBA" w14:textId="77777777" w:rsidR="007E4943" w:rsidRDefault="007E4943" w:rsidP="0047700B">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PET</w:t>
            </w:r>
            <w:r>
              <w:rPr>
                <w:rFonts w:ascii="Helvetica Neue" w:eastAsia="Times New Roman" w:hAnsi="Helvetica Neue" w:cs="Times New Roman"/>
                <w:b/>
                <w:bCs/>
                <w:color w:val="000000"/>
                <w:sz w:val="15"/>
                <w:szCs w:val="15"/>
              </w:rPr>
              <w:t xml:space="preserve"> of the Wettest Quarter</w:t>
            </w:r>
          </w:p>
          <w:p w14:paraId="570BEFF2"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(PET.W)</w:t>
            </w:r>
          </w:p>
          <w:p w14:paraId="00010BA8" w14:textId="77777777" w:rsidR="007E4943" w:rsidRPr="00281DDB" w:rsidRDefault="007E4943" w:rsidP="0047700B">
            <w:pPr>
              <w:rPr>
                <w:rFonts w:ascii="Times New Roman" w:eastAsia="Times New Roman" w:hAnsi="Times New Roman" w:cs="Times New Roman"/>
              </w:rPr>
            </w:pPr>
          </w:p>
        </w:tc>
        <w:tc>
          <w:tcPr>
            <w:tcW w:w="1080" w:type="dxa"/>
            <w:tcBorders>
              <w:top w:val="single" w:sz="4" w:space="0" w:color="auto"/>
            </w:tcBorders>
          </w:tcPr>
          <w:p w14:paraId="4328DF5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0D902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2D603E0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tcBorders>
              <w:top w:val="single" w:sz="4" w:space="0" w:color="auto"/>
            </w:tcBorders>
            <w:vAlign w:val="center"/>
            <w:hideMark/>
          </w:tcPr>
          <w:p w14:paraId="6038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-0.126</w:t>
            </w:r>
          </w:p>
        </w:tc>
        <w:tc>
          <w:tcPr>
            <w:tcW w:w="742" w:type="dxa"/>
            <w:tcBorders>
              <w:top w:val="single" w:sz="4" w:space="0" w:color="auto"/>
            </w:tcBorders>
            <w:vAlign w:val="center"/>
            <w:hideMark/>
          </w:tcPr>
          <w:p w14:paraId="6B80ECD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9" w:type="dxa"/>
            <w:tcBorders>
              <w:top w:val="single" w:sz="4" w:space="0" w:color="auto"/>
            </w:tcBorders>
            <w:vAlign w:val="center"/>
            <w:hideMark/>
          </w:tcPr>
          <w:p w14:paraId="4C0BC80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r>
      <w:tr w:rsidR="007E4943" w:rsidRPr="00281DDB" w14:paraId="43F49360"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12800D" w14:textId="77777777" w:rsidR="007E4943" w:rsidRPr="00281DDB" w:rsidRDefault="007E4943" w:rsidP="0047700B">
            <w:pPr>
              <w:rPr>
                <w:rFonts w:ascii="Times New Roman" w:eastAsia="Times New Roman" w:hAnsi="Times New Roman" w:cs="Times New Roman"/>
              </w:rPr>
            </w:pPr>
          </w:p>
        </w:tc>
        <w:tc>
          <w:tcPr>
            <w:tcW w:w="1080" w:type="dxa"/>
          </w:tcPr>
          <w:p w14:paraId="65C7552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B1B931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0.186</w:t>
            </w:r>
          </w:p>
        </w:tc>
        <w:tc>
          <w:tcPr>
            <w:tcW w:w="742" w:type="dxa"/>
            <w:vAlign w:val="center"/>
            <w:hideMark/>
          </w:tcPr>
          <w:p w14:paraId="5BE78B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c>
          <w:tcPr>
            <w:tcW w:w="742" w:type="dxa"/>
            <w:vAlign w:val="center"/>
            <w:hideMark/>
          </w:tcPr>
          <w:p w14:paraId="5CDA41B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3C187FB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12E7A4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30CBC8F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8C6A5BD" w14:textId="77777777" w:rsidR="007E4943" w:rsidRPr="00281DDB" w:rsidRDefault="007E4943" w:rsidP="0047700B">
            <w:pPr>
              <w:rPr>
                <w:rFonts w:ascii="Times New Roman" w:eastAsia="Times New Roman" w:hAnsi="Times New Roman" w:cs="Times New Roman"/>
              </w:rPr>
            </w:pPr>
          </w:p>
        </w:tc>
        <w:tc>
          <w:tcPr>
            <w:tcW w:w="1080" w:type="dxa"/>
          </w:tcPr>
          <w:p w14:paraId="17D111A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4A9F5D9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5ED6DB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vAlign w:val="center"/>
            <w:hideMark/>
          </w:tcPr>
          <w:p w14:paraId="73B54F0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-0.127</w:t>
            </w:r>
          </w:p>
        </w:tc>
        <w:tc>
          <w:tcPr>
            <w:tcW w:w="742" w:type="dxa"/>
            <w:vAlign w:val="center"/>
            <w:hideMark/>
          </w:tcPr>
          <w:p w14:paraId="0DA6F7E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vAlign w:val="center"/>
            <w:hideMark/>
          </w:tcPr>
          <w:p w14:paraId="5980F95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0.002</w:t>
            </w:r>
          </w:p>
        </w:tc>
      </w:tr>
      <w:tr w:rsidR="007E4943" w:rsidRPr="00281DDB" w14:paraId="2AAA9E5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4E8CE13" w14:textId="77777777" w:rsidR="007E4943" w:rsidRPr="00281DDB" w:rsidRDefault="007E4943" w:rsidP="0047700B">
            <w:pPr>
              <w:rPr>
                <w:rFonts w:ascii="Times New Roman" w:eastAsia="Times New Roman" w:hAnsi="Times New Roman" w:cs="Times New Roman"/>
              </w:rPr>
            </w:pPr>
          </w:p>
        </w:tc>
        <w:tc>
          <w:tcPr>
            <w:tcW w:w="1080" w:type="dxa"/>
          </w:tcPr>
          <w:p w14:paraId="4236606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3B1E384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0.189</w:t>
            </w:r>
          </w:p>
        </w:tc>
        <w:tc>
          <w:tcPr>
            <w:tcW w:w="742" w:type="dxa"/>
            <w:vAlign w:val="center"/>
            <w:hideMark/>
          </w:tcPr>
          <w:p w14:paraId="1161A6E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vAlign w:val="center"/>
            <w:hideMark/>
          </w:tcPr>
          <w:p w14:paraId="6A4BCA3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7899C74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-0.016</w:t>
            </w:r>
          </w:p>
        </w:tc>
        <w:tc>
          <w:tcPr>
            <w:tcW w:w="749" w:type="dxa"/>
            <w:vAlign w:val="center"/>
            <w:hideMark/>
          </w:tcPr>
          <w:p w14:paraId="3E7F793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4C6A99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E8A24A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AE31A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9B4AD7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bottom w:val="single" w:sz="4" w:space="0" w:color="auto"/>
            </w:tcBorders>
            <w:vAlign w:val="center"/>
            <w:hideMark/>
          </w:tcPr>
          <w:p w14:paraId="536F6C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tcBorders>
              <w:bottom w:val="single" w:sz="4" w:space="0" w:color="auto"/>
            </w:tcBorders>
            <w:vAlign w:val="center"/>
            <w:hideMark/>
          </w:tcPr>
          <w:p w14:paraId="7493BC7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tcBorders>
              <w:bottom w:val="single" w:sz="4" w:space="0" w:color="auto"/>
            </w:tcBorders>
            <w:vAlign w:val="center"/>
            <w:hideMark/>
          </w:tcPr>
          <w:p w14:paraId="62B163C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c>
          <w:tcPr>
            <w:tcW w:w="749" w:type="dxa"/>
            <w:tcBorders>
              <w:bottom w:val="single" w:sz="4" w:space="0" w:color="auto"/>
            </w:tcBorders>
            <w:vAlign w:val="center"/>
            <w:hideMark/>
          </w:tcPr>
          <w:p w14:paraId="4A4E185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0.139</w:t>
            </w:r>
          </w:p>
        </w:tc>
      </w:tr>
      <w:tr w:rsidR="007E4943" w:rsidRPr="00281DDB" w14:paraId="40B088AA"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7782835"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PET of the Driest Quarter</w:t>
            </w:r>
          </w:p>
          <w:p w14:paraId="57AB8106"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(PET.D)</w:t>
            </w:r>
          </w:p>
        </w:tc>
        <w:tc>
          <w:tcPr>
            <w:tcW w:w="1080" w:type="dxa"/>
            <w:tcBorders>
              <w:top w:val="single" w:sz="4" w:space="0" w:color="auto"/>
            </w:tcBorders>
          </w:tcPr>
          <w:p w14:paraId="6981A21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2D3511B2"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0.006</w:t>
            </w:r>
          </w:p>
        </w:tc>
        <w:tc>
          <w:tcPr>
            <w:tcW w:w="742" w:type="dxa"/>
            <w:tcBorders>
              <w:top w:val="single" w:sz="4" w:space="0" w:color="auto"/>
            </w:tcBorders>
            <w:vAlign w:val="center"/>
            <w:hideMark/>
          </w:tcPr>
          <w:p w14:paraId="67F4A75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tcBorders>
              <w:top w:val="single" w:sz="4" w:space="0" w:color="auto"/>
            </w:tcBorders>
            <w:vAlign w:val="center"/>
            <w:hideMark/>
          </w:tcPr>
          <w:p w14:paraId="2FC5827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2" w:type="dxa"/>
            <w:tcBorders>
              <w:top w:val="single" w:sz="4" w:space="0" w:color="auto"/>
            </w:tcBorders>
            <w:vAlign w:val="center"/>
            <w:hideMark/>
          </w:tcPr>
          <w:p w14:paraId="472BB7D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tcBorders>
              <w:top w:val="single" w:sz="4" w:space="0" w:color="auto"/>
            </w:tcBorders>
            <w:vAlign w:val="center"/>
            <w:hideMark/>
          </w:tcPr>
          <w:p w14:paraId="7339C44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-0.222</w:t>
            </w:r>
          </w:p>
        </w:tc>
      </w:tr>
      <w:tr w:rsidR="007E4943" w:rsidRPr="00281DDB" w14:paraId="2093662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F77A6B1" w14:textId="77777777" w:rsidR="007E4943" w:rsidRPr="00281DDB" w:rsidRDefault="007E4943" w:rsidP="0047700B">
            <w:pPr>
              <w:rPr>
                <w:rFonts w:ascii="Times New Roman" w:eastAsia="Times New Roman" w:hAnsi="Times New Roman" w:cs="Times New Roman"/>
              </w:rPr>
            </w:pPr>
          </w:p>
        </w:tc>
        <w:tc>
          <w:tcPr>
            <w:tcW w:w="1080" w:type="dxa"/>
          </w:tcPr>
          <w:p w14:paraId="3C42B256"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5C0658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0.003</w:t>
            </w:r>
          </w:p>
        </w:tc>
        <w:tc>
          <w:tcPr>
            <w:tcW w:w="742" w:type="dxa"/>
            <w:vAlign w:val="center"/>
            <w:hideMark/>
          </w:tcPr>
          <w:p w14:paraId="21030505"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-0.248</w:t>
            </w:r>
          </w:p>
        </w:tc>
        <w:tc>
          <w:tcPr>
            <w:tcW w:w="742" w:type="dxa"/>
            <w:vAlign w:val="center"/>
            <w:hideMark/>
          </w:tcPr>
          <w:p w14:paraId="0BE44D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508412C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-0.054</w:t>
            </w:r>
          </w:p>
        </w:tc>
        <w:tc>
          <w:tcPr>
            <w:tcW w:w="749" w:type="dxa"/>
            <w:vAlign w:val="center"/>
            <w:hideMark/>
          </w:tcPr>
          <w:p w14:paraId="75D03F1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4C4D51B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1C1CD9D" w14:textId="77777777" w:rsidR="007E4943" w:rsidRPr="00281DDB" w:rsidRDefault="007E4943" w:rsidP="0047700B">
            <w:pPr>
              <w:rPr>
                <w:rFonts w:ascii="Times New Roman" w:eastAsia="Times New Roman" w:hAnsi="Times New Roman" w:cs="Times New Roman"/>
              </w:rPr>
            </w:pPr>
          </w:p>
        </w:tc>
        <w:tc>
          <w:tcPr>
            <w:tcW w:w="1080" w:type="dxa"/>
          </w:tcPr>
          <w:p w14:paraId="12F9E0C5"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730AC2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-0.004</w:t>
            </w:r>
          </w:p>
        </w:tc>
        <w:tc>
          <w:tcPr>
            <w:tcW w:w="742" w:type="dxa"/>
            <w:vAlign w:val="center"/>
            <w:hideMark/>
          </w:tcPr>
          <w:p w14:paraId="41490BB1"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-0.246</w:t>
            </w:r>
          </w:p>
        </w:tc>
        <w:tc>
          <w:tcPr>
            <w:tcW w:w="742" w:type="dxa"/>
            <w:vAlign w:val="center"/>
            <w:hideMark/>
          </w:tcPr>
          <w:p w14:paraId="2A524FA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32C5B48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9" w:type="dxa"/>
            <w:vAlign w:val="center"/>
            <w:hideMark/>
          </w:tcPr>
          <w:p w14:paraId="65AB34C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-0.027</w:t>
            </w:r>
          </w:p>
        </w:tc>
      </w:tr>
      <w:tr w:rsidR="007E4943" w:rsidRPr="00281DDB" w14:paraId="0E17D49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D445FB3" w14:textId="77777777" w:rsidR="007E4943" w:rsidRPr="00281DDB" w:rsidRDefault="007E4943" w:rsidP="0047700B">
            <w:pPr>
              <w:rPr>
                <w:rFonts w:ascii="Times New Roman" w:eastAsia="Times New Roman" w:hAnsi="Times New Roman" w:cs="Times New Roman"/>
              </w:rPr>
            </w:pPr>
          </w:p>
        </w:tc>
        <w:tc>
          <w:tcPr>
            <w:tcW w:w="1080" w:type="dxa"/>
          </w:tcPr>
          <w:p w14:paraId="531832C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261444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-0.008</w:t>
            </w:r>
          </w:p>
        </w:tc>
        <w:tc>
          <w:tcPr>
            <w:tcW w:w="742" w:type="dxa"/>
            <w:vAlign w:val="center"/>
            <w:hideMark/>
          </w:tcPr>
          <w:p w14:paraId="488529EA"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vAlign w:val="center"/>
            <w:hideMark/>
          </w:tcPr>
          <w:p w14:paraId="37A5D2D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6F968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9" w:type="dxa"/>
            <w:vAlign w:val="center"/>
            <w:hideMark/>
          </w:tcPr>
          <w:p w14:paraId="7C5F7EE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7F14620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3427AF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687544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D4C79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tcBorders>
              <w:bottom w:val="single" w:sz="4" w:space="0" w:color="auto"/>
            </w:tcBorders>
            <w:vAlign w:val="center"/>
            <w:hideMark/>
          </w:tcPr>
          <w:p w14:paraId="7EF9E64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-0.178</w:t>
            </w:r>
          </w:p>
        </w:tc>
        <w:tc>
          <w:tcPr>
            <w:tcW w:w="742" w:type="dxa"/>
            <w:tcBorders>
              <w:bottom w:val="single" w:sz="4" w:space="0" w:color="auto"/>
            </w:tcBorders>
            <w:vAlign w:val="center"/>
            <w:hideMark/>
          </w:tcPr>
          <w:p w14:paraId="5404773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4A5EDD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-0.2</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34732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r>
      <w:tr w:rsidR="007E4943" w:rsidRPr="00281DDB" w14:paraId="4477C7A7"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7F7F7F" w:themeColor="text1" w:themeTint="80"/>
            </w:tcBorders>
            <w:vAlign w:val="center"/>
            <w:hideMark/>
          </w:tcPr>
          <w:p w14:paraId="5A1B4D2E" w14:textId="4FB2078C" w:rsidR="007E4943" w:rsidRPr="00281DDB" w:rsidRDefault="007E4943" w:rsidP="003F372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Climatic</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Moisture</w:t>
            </w:r>
            <w:r>
              <w:rPr>
                <w:rFonts w:ascii="Helvetica Neue" w:eastAsia="Times New Roman" w:hAnsi="Helvetica Neue" w:cs="Times New Roman"/>
                <w:b/>
                <w:bCs/>
                <w:color w:val="000000"/>
                <w:sz w:val="15"/>
                <w:szCs w:val="15"/>
              </w:rPr>
              <w:t xml:space="preserve"> (CM)</w:t>
            </w:r>
          </w:p>
          <w:p w14:paraId="646CCE07"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7F7F7F" w:themeColor="text1" w:themeTint="80"/>
            </w:tcBorders>
          </w:tcPr>
          <w:p w14:paraId="3D28C719"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7F7F7F" w:themeColor="text1" w:themeTint="80"/>
            </w:tcBorders>
            <w:vAlign w:val="center"/>
            <w:hideMark/>
          </w:tcPr>
          <w:p w14:paraId="606ADA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2" w:type="dxa"/>
            <w:tcBorders>
              <w:top w:val="single" w:sz="4" w:space="0" w:color="7F7F7F" w:themeColor="text1" w:themeTint="80"/>
            </w:tcBorders>
            <w:vAlign w:val="center"/>
            <w:hideMark/>
          </w:tcPr>
          <w:p w14:paraId="7E57F62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2" w:type="dxa"/>
            <w:tcBorders>
              <w:top w:val="single" w:sz="4" w:space="0" w:color="7F7F7F" w:themeColor="text1" w:themeTint="80"/>
            </w:tcBorders>
            <w:vAlign w:val="center"/>
            <w:hideMark/>
          </w:tcPr>
          <w:p w14:paraId="0F8C468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top w:val="single" w:sz="4" w:space="0" w:color="7F7F7F" w:themeColor="text1" w:themeTint="80"/>
            </w:tcBorders>
            <w:vAlign w:val="center"/>
            <w:hideMark/>
          </w:tcPr>
          <w:p w14:paraId="1379D68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c>
          <w:tcPr>
            <w:tcW w:w="749" w:type="dxa"/>
            <w:tcBorders>
              <w:top w:val="single" w:sz="4" w:space="0" w:color="7F7F7F" w:themeColor="text1" w:themeTint="80"/>
            </w:tcBorders>
            <w:vAlign w:val="center"/>
            <w:hideMark/>
          </w:tcPr>
          <w:p w14:paraId="44289339"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r>
      <w:tr w:rsidR="007E4943" w:rsidRPr="00281DDB" w14:paraId="2F95197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2332284" w14:textId="77777777" w:rsidR="007E4943" w:rsidRPr="00281DDB" w:rsidRDefault="007E4943" w:rsidP="003F3722">
            <w:pPr>
              <w:rPr>
                <w:rFonts w:ascii="Times New Roman" w:eastAsia="Times New Roman" w:hAnsi="Times New Roman" w:cs="Times New Roman"/>
              </w:rPr>
            </w:pPr>
          </w:p>
        </w:tc>
        <w:tc>
          <w:tcPr>
            <w:tcW w:w="1080" w:type="dxa"/>
          </w:tcPr>
          <w:p w14:paraId="3EBFFB6B"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61D0D1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0.159</w:t>
            </w:r>
          </w:p>
        </w:tc>
        <w:tc>
          <w:tcPr>
            <w:tcW w:w="742" w:type="dxa"/>
            <w:vAlign w:val="center"/>
            <w:hideMark/>
          </w:tcPr>
          <w:p w14:paraId="038B0CD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vAlign w:val="center"/>
            <w:hideMark/>
          </w:tcPr>
          <w:p w14:paraId="08772D8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5F1B579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w:t>
            </w:r>
            <w:r>
              <w:rPr>
                <w:rFonts w:ascii="Helvetica Neue" w:eastAsia="Times New Roman" w:hAnsi="Helvetica Neue" w:cs="Times New Roman"/>
                <w:color w:val="000000"/>
                <w:sz w:val="15"/>
                <w:szCs w:val="15"/>
              </w:rPr>
              <w:t>0</w:t>
            </w:r>
          </w:p>
        </w:tc>
        <w:tc>
          <w:tcPr>
            <w:tcW w:w="749" w:type="dxa"/>
            <w:vAlign w:val="center"/>
            <w:hideMark/>
          </w:tcPr>
          <w:p w14:paraId="36FBD56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r>
      <w:tr w:rsidR="007E4943" w:rsidRPr="00281DDB" w14:paraId="785F947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FDEA2F" w14:textId="77777777" w:rsidR="007E4943" w:rsidRPr="00281DDB" w:rsidRDefault="007E4943" w:rsidP="003F3722">
            <w:pPr>
              <w:rPr>
                <w:rFonts w:ascii="Times New Roman" w:eastAsia="Times New Roman" w:hAnsi="Times New Roman" w:cs="Times New Roman"/>
              </w:rPr>
            </w:pPr>
          </w:p>
        </w:tc>
        <w:tc>
          <w:tcPr>
            <w:tcW w:w="1080" w:type="dxa"/>
          </w:tcPr>
          <w:p w14:paraId="790DB04A"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D30EEF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0.166</w:t>
            </w:r>
          </w:p>
        </w:tc>
        <w:tc>
          <w:tcPr>
            <w:tcW w:w="742" w:type="dxa"/>
            <w:vAlign w:val="center"/>
            <w:hideMark/>
          </w:tcPr>
          <w:p w14:paraId="794C1261"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-0.176</w:t>
            </w:r>
          </w:p>
        </w:tc>
        <w:tc>
          <w:tcPr>
            <w:tcW w:w="742" w:type="dxa"/>
            <w:vAlign w:val="center"/>
            <w:hideMark/>
          </w:tcPr>
          <w:p w14:paraId="766A0A39"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-0.041</w:t>
            </w:r>
          </w:p>
        </w:tc>
        <w:tc>
          <w:tcPr>
            <w:tcW w:w="742" w:type="dxa"/>
            <w:vAlign w:val="center"/>
            <w:hideMark/>
          </w:tcPr>
          <w:p w14:paraId="5D1717A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59F25D1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-0.003</w:t>
            </w:r>
          </w:p>
        </w:tc>
      </w:tr>
      <w:tr w:rsidR="007E4943" w:rsidRPr="00281DDB" w14:paraId="6DB8B35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CF1B55" w14:textId="77777777" w:rsidR="007E4943" w:rsidRPr="00281DDB" w:rsidRDefault="007E4943" w:rsidP="003F3722">
            <w:pPr>
              <w:rPr>
                <w:rFonts w:ascii="Times New Roman" w:eastAsia="Times New Roman" w:hAnsi="Times New Roman" w:cs="Times New Roman"/>
              </w:rPr>
            </w:pPr>
          </w:p>
        </w:tc>
        <w:tc>
          <w:tcPr>
            <w:tcW w:w="1080" w:type="dxa"/>
          </w:tcPr>
          <w:p w14:paraId="755842A6"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601D20A"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vAlign w:val="center"/>
            <w:hideMark/>
          </w:tcPr>
          <w:p w14:paraId="1EE3ADA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1F8A190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vAlign w:val="center"/>
            <w:hideMark/>
          </w:tcPr>
          <w:p w14:paraId="0FEF7D0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719B908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371031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1C64403"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E2C14B7"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C2359F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0.151</w:t>
            </w:r>
          </w:p>
        </w:tc>
        <w:tc>
          <w:tcPr>
            <w:tcW w:w="742" w:type="dxa"/>
            <w:tcBorders>
              <w:bottom w:val="single" w:sz="4" w:space="0" w:color="auto"/>
            </w:tcBorders>
            <w:vAlign w:val="center"/>
            <w:hideMark/>
          </w:tcPr>
          <w:p w14:paraId="034030E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-0.128</w:t>
            </w:r>
          </w:p>
        </w:tc>
        <w:tc>
          <w:tcPr>
            <w:tcW w:w="742" w:type="dxa"/>
            <w:tcBorders>
              <w:bottom w:val="single" w:sz="4" w:space="0" w:color="auto"/>
            </w:tcBorders>
            <w:vAlign w:val="center"/>
            <w:hideMark/>
          </w:tcPr>
          <w:p w14:paraId="509FE5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bottom w:val="single" w:sz="4" w:space="0" w:color="auto"/>
            </w:tcBorders>
            <w:vAlign w:val="center"/>
            <w:hideMark/>
          </w:tcPr>
          <w:p w14:paraId="213EEC6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-0.115</w:t>
            </w:r>
          </w:p>
        </w:tc>
        <w:tc>
          <w:tcPr>
            <w:tcW w:w="749" w:type="dxa"/>
            <w:tcBorders>
              <w:bottom w:val="single" w:sz="4" w:space="0" w:color="auto"/>
            </w:tcBorders>
            <w:vAlign w:val="center"/>
            <w:hideMark/>
          </w:tcPr>
          <w:p w14:paraId="0600AFA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0.193</w:t>
            </w:r>
          </w:p>
        </w:tc>
      </w:tr>
      <w:tr w:rsidR="007E4943" w:rsidRPr="00281DDB" w14:paraId="04E9BFEE"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5586584" w14:textId="77777777"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Cloud</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Cover</w:t>
            </w:r>
            <w:r>
              <w:rPr>
                <w:rFonts w:ascii="Helvetica Neue" w:eastAsia="Times New Roman" w:hAnsi="Helvetica Neue" w:cs="Times New Roman"/>
                <w:b/>
                <w:bCs/>
                <w:color w:val="000000"/>
                <w:sz w:val="15"/>
                <w:szCs w:val="15"/>
              </w:rPr>
              <w:t xml:space="preserve"> </w:t>
            </w:r>
          </w:p>
          <w:p w14:paraId="318F52FB" w14:textId="6D1AB9D7"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(CC)</w:t>
            </w:r>
          </w:p>
          <w:p w14:paraId="626F3CAD"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60779C5A"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67B60AE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top w:val="single" w:sz="4" w:space="0" w:color="auto"/>
            </w:tcBorders>
            <w:vAlign w:val="center"/>
            <w:hideMark/>
          </w:tcPr>
          <w:p w14:paraId="4DCE04F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0.059</w:t>
            </w:r>
          </w:p>
        </w:tc>
        <w:tc>
          <w:tcPr>
            <w:tcW w:w="742" w:type="dxa"/>
            <w:tcBorders>
              <w:top w:val="single" w:sz="4" w:space="0" w:color="auto"/>
            </w:tcBorders>
            <w:vAlign w:val="center"/>
            <w:hideMark/>
          </w:tcPr>
          <w:p w14:paraId="73A10331"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030466F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0.047</w:t>
            </w:r>
          </w:p>
        </w:tc>
        <w:tc>
          <w:tcPr>
            <w:tcW w:w="749" w:type="dxa"/>
            <w:tcBorders>
              <w:top w:val="single" w:sz="4" w:space="0" w:color="auto"/>
            </w:tcBorders>
            <w:vAlign w:val="center"/>
            <w:hideMark/>
          </w:tcPr>
          <w:p w14:paraId="5AEFB8DF"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r>
      <w:tr w:rsidR="007E4943" w:rsidRPr="00281DDB" w14:paraId="38E3F8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674C955" w14:textId="77777777" w:rsidR="007E4943" w:rsidRPr="00281DDB" w:rsidRDefault="007E4943" w:rsidP="003F3722">
            <w:pPr>
              <w:rPr>
                <w:rFonts w:ascii="Times New Roman" w:eastAsia="Times New Roman" w:hAnsi="Times New Roman" w:cs="Times New Roman"/>
              </w:rPr>
            </w:pPr>
          </w:p>
        </w:tc>
        <w:tc>
          <w:tcPr>
            <w:tcW w:w="1080" w:type="dxa"/>
          </w:tcPr>
          <w:p w14:paraId="195C7A61"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BCF8D1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0.191</w:t>
            </w:r>
          </w:p>
        </w:tc>
        <w:tc>
          <w:tcPr>
            <w:tcW w:w="742" w:type="dxa"/>
            <w:vAlign w:val="center"/>
            <w:hideMark/>
          </w:tcPr>
          <w:p w14:paraId="34639700"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6BA49BF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50018B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-0.039</w:t>
            </w:r>
          </w:p>
        </w:tc>
        <w:tc>
          <w:tcPr>
            <w:tcW w:w="749" w:type="dxa"/>
            <w:vAlign w:val="center"/>
            <w:hideMark/>
          </w:tcPr>
          <w:p w14:paraId="0FC0F12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-0.092</w:t>
            </w:r>
          </w:p>
        </w:tc>
      </w:tr>
      <w:tr w:rsidR="007E4943" w:rsidRPr="00281DDB" w14:paraId="4A678929"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CC11F98" w14:textId="77777777" w:rsidR="007E4943" w:rsidRPr="00281DDB" w:rsidRDefault="007E4943" w:rsidP="003F3722">
            <w:pPr>
              <w:rPr>
                <w:rFonts w:ascii="Times New Roman" w:eastAsia="Times New Roman" w:hAnsi="Times New Roman" w:cs="Times New Roman"/>
              </w:rPr>
            </w:pPr>
          </w:p>
        </w:tc>
        <w:tc>
          <w:tcPr>
            <w:tcW w:w="1080" w:type="dxa"/>
          </w:tcPr>
          <w:p w14:paraId="37E5BC92"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03800948"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0.193</w:t>
            </w:r>
          </w:p>
        </w:tc>
        <w:tc>
          <w:tcPr>
            <w:tcW w:w="742" w:type="dxa"/>
            <w:vAlign w:val="center"/>
            <w:hideMark/>
          </w:tcPr>
          <w:p w14:paraId="61F0B34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0.077</w:t>
            </w:r>
          </w:p>
        </w:tc>
        <w:tc>
          <w:tcPr>
            <w:tcW w:w="742" w:type="dxa"/>
            <w:vAlign w:val="center"/>
            <w:hideMark/>
          </w:tcPr>
          <w:p w14:paraId="6A1A4D0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0E0A2C7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9" w:type="dxa"/>
            <w:vAlign w:val="center"/>
            <w:hideMark/>
          </w:tcPr>
          <w:p w14:paraId="37595F3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15F4442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105CA7B" w14:textId="77777777" w:rsidR="007E4943" w:rsidRPr="00281DDB" w:rsidRDefault="007E4943" w:rsidP="003F3722">
            <w:pPr>
              <w:rPr>
                <w:rFonts w:ascii="Times New Roman" w:eastAsia="Times New Roman" w:hAnsi="Times New Roman" w:cs="Times New Roman"/>
              </w:rPr>
            </w:pPr>
          </w:p>
        </w:tc>
        <w:tc>
          <w:tcPr>
            <w:tcW w:w="1080" w:type="dxa"/>
          </w:tcPr>
          <w:p w14:paraId="563589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EE241A4"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28FD2BF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138D429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2D4108E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-0.101</w:t>
            </w:r>
          </w:p>
        </w:tc>
        <w:tc>
          <w:tcPr>
            <w:tcW w:w="749" w:type="dxa"/>
            <w:vAlign w:val="center"/>
            <w:hideMark/>
          </w:tcPr>
          <w:p w14:paraId="32FF628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r>
      <w:tr w:rsidR="007E4943" w:rsidRPr="00281DDB" w14:paraId="262E7FF5" w14:textId="77777777" w:rsidTr="00D27B0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56E741E4"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0D7AAB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CBDBF24"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465AC7E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2" w:type="dxa"/>
            <w:tcBorders>
              <w:bottom w:val="single" w:sz="4" w:space="0" w:color="auto"/>
            </w:tcBorders>
            <w:vAlign w:val="center"/>
            <w:hideMark/>
          </w:tcPr>
          <w:p w14:paraId="23B3F004"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tcBorders>
              <w:bottom w:val="single" w:sz="4" w:space="0" w:color="auto"/>
            </w:tcBorders>
            <w:vAlign w:val="center"/>
            <w:hideMark/>
          </w:tcPr>
          <w:p w14:paraId="490B900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5BA1872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r>
      <w:tr w:rsidR="007E4943" w:rsidRPr="00281DDB" w14:paraId="6E5D4C6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60EF9618" w14:textId="1B3B4EE6"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Elevation</w:t>
            </w:r>
          </w:p>
          <w:p w14:paraId="4D4E8E24" w14:textId="0DAB7D0F"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w:t>
            </w:r>
            <w:proofErr w:type="spellStart"/>
            <w:r>
              <w:rPr>
                <w:rFonts w:ascii="Helvetica Neue" w:eastAsia="Times New Roman" w:hAnsi="Helvetica Neue" w:cs="Times New Roman"/>
                <w:b/>
                <w:bCs/>
                <w:color w:val="000000"/>
                <w:sz w:val="15"/>
                <w:szCs w:val="15"/>
              </w:rPr>
              <w:t>Elev</w:t>
            </w:r>
            <w:proofErr w:type="spellEnd"/>
            <w:r>
              <w:rPr>
                <w:rFonts w:ascii="Helvetica Neue" w:eastAsia="Times New Roman" w:hAnsi="Helvetica Neue" w:cs="Times New Roman"/>
                <w:b/>
                <w:bCs/>
                <w:color w:val="000000"/>
                <w:sz w:val="15"/>
                <w:szCs w:val="15"/>
              </w:rPr>
              <w:t>)</w:t>
            </w:r>
          </w:p>
          <w:p w14:paraId="625E0A7B"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4CC502E0"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3D0C1E5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tcBorders>
              <w:top w:val="single" w:sz="4" w:space="0" w:color="auto"/>
            </w:tcBorders>
            <w:vAlign w:val="center"/>
            <w:hideMark/>
          </w:tcPr>
          <w:p w14:paraId="14F40C8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0.064</w:t>
            </w:r>
          </w:p>
        </w:tc>
        <w:tc>
          <w:tcPr>
            <w:tcW w:w="742" w:type="dxa"/>
            <w:tcBorders>
              <w:top w:val="single" w:sz="4" w:space="0" w:color="auto"/>
            </w:tcBorders>
            <w:vAlign w:val="center"/>
            <w:hideMark/>
          </w:tcPr>
          <w:p w14:paraId="7192521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15651B0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0.058</w:t>
            </w:r>
          </w:p>
        </w:tc>
        <w:tc>
          <w:tcPr>
            <w:tcW w:w="749" w:type="dxa"/>
            <w:tcBorders>
              <w:top w:val="single" w:sz="4" w:space="0" w:color="auto"/>
            </w:tcBorders>
            <w:vAlign w:val="center"/>
            <w:hideMark/>
          </w:tcPr>
          <w:p w14:paraId="62CA6BA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r>
      <w:tr w:rsidR="007E4943" w:rsidRPr="00281DDB" w14:paraId="5D64A05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490EFF" w14:textId="77777777" w:rsidR="007E4943" w:rsidRPr="00281DDB" w:rsidRDefault="007E4943" w:rsidP="003F3722">
            <w:pPr>
              <w:rPr>
                <w:rFonts w:ascii="Times New Roman" w:eastAsia="Times New Roman" w:hAnsi="Times New Roman" w:cs="Times New Roman"/>
              </w:rPr>
            </w:pPr>
          </w:p>
        </w:tc>
        <w:tc>
          <w:tcPr>
            <w:tcW w:w="1080" w:type="dxa"/>
          </w:tcPr>
          <w:p w14:paraId="69D0FE9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C4ACCC"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4125C6D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6149A01C"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c>
          <w:tcPr>
            <w:tcW w:w="742" w:type="dxa"/>
            <w:vAlign w:val="center"/>
            <w:hideMark/>
          </w:tcPr>
          <w:p w14:paraId="60903DF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9" w:type="dxa"/>
            <w:vAlign w:val="center"/>
            <w:hideMark/>
          </w:tcPr>
          <w:p w14:paraId="18A721B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r>
      <w:tr w:rsidR="007E4943" w:rsidRPr="00281DDB" w14:paraId="0FF31EB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8675AB4" w14:textId="77777777" w:rsidR="007E4943" w:rsidRPr="00281DDB" w:rsidRDefault="007E4943" w:rsidP="003F3722">
            <w:pPr>
              <w:rPr>
                <w:rFonts w:ascii="Times New Roman" w:eastAsia="Times New Roman" w:hAnsi="Times New Roman" w:cs="Times New Roman"/>
              </w:rPr>
            </w:pPr>
          </w:p>
        </w:tc>
        <w:tc>
          <w:tcPr>
            <w:tcW w:w="1080" w:type="dxa"/>
          </w:tcPr>
          <w:p w14:paraId="300FA1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62ACE9C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1E9093F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B883D9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24AEECA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w:t>
            </w:r>
            <w:r>
              <w:rPr>
                <w:rFonts w:ascii="Helvetica Neue" w:eastAsia="Times New Roman" w:hAnsi="Helvetica Neue" w:cs="Times New Roman"/>
                <w:color w:val="000000"/>
                <w:sz w:val="15"/>
                <w:szCs w:val="15"/>
              </w:rPr>
              <w:t>0</w:t>
            </w:r>
          </w:p>
        </w:tc>
        <w:tc>
          <w:tcPr>
            <w:tcW w:w="749" w:type="dxa"/>
            <w:vAlign w:val="center"/>
            <w:hideMark/>
          </w:tcPr>
          <w:p w14:paraId="65B9514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-0.006</w:t>
            </w:r>
          </w:p>
        </w:tc>
      </w:tr>
      <w:tr w:rsidR="007E4943" w:rsidRPr="00281DDB" w14:paraId="44A6CDC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EE4E8F" w14:textId="77777777" w:rsidR="007E4943" w:rsidRPr="00281DDB" w:rsidRDefault="007E4943" w:rsidP="003F3722">
            <w:pPr>
              <w:rPr>
                <w:rFonts w:ascii="Times New Roman" w:eastAsia="Times New Roman" w:hAnsi="Times New Roman" w:cs="Times New Roman"/>
              </w:rPr>
            </w:pPr>
          </w:p>
        </w:tc>
        <w:tc>
          <w:tcPr>
            <w:tcW w:w="1080" w:type="dxa"/>
          </w:tcPr>
          <w:p w14:paraId="5D48BC5C"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A6EEB5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1C4835B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19425D2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w:t>
            </w:r>
            <w:r>
              <w:rPr>
                <w:rFonts w:ascii="Helvetica Neue" w:eastAsia="Times New Roman" w:hAnsi="Helvetica Neue" w:cs="Times New Roman"/>
                <w:color w:val="000000"/>
                <w:sz w:val="15"/>
                <w:szCs w:val="15"/>
              </w:rPr>
              <w:t>0</w:t>
            </w:r>
          </w:p>
        </w:tc>
        <w:tc>
          <w:tcPr>
            <w:tcW w:w="742" w:type="dxa"/>
            <w:vAlign w:val="center"/>
            <w:hideMark/>
          </w:tcPr>
          <w:p w14:paraId="21FCF55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-0.087</w:t>
            </w:r>
          </w:p>
        </w:tc>
        <w:tc>
          <w:tcPr>
            <w:tcW w:w="749" w:type="dxa"/>
            <w:vAlign w:val="center"/>
            <w:hideMark/>
          </w:tcPr>
          <w:p w14:paraId="005DDA3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09FC3F06"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double" w:sz="4" w:space="0" w:color="auto"/>
            </w:tcBorders>
            <w:vAlign w:val="center"/>
            <w:hideMark/>
          </w:tcPr>
          <w:p w14:paraId="4E306949" w14:textId="77777777" w:rsidR="007E4943" w:rsidRPr="00281DDB" w:rsidRDefault="007E4943" w:rsidP="003F3722">
            <w:pPr>
              <w:rPr>
                <w:rFonts w:ascii="Times New Roman" w:eastAsia="Times New Roman" w:hAnsi="Times New Roman" w:cs="Times New Roman"/>
              </w:rPr>
            </w:pPr>
          </w:p>
        </w:tc>
        <w:tc>
          <w:tcPr>
            <w:tcW w:w="1080" w:type="dxa"/>
            <w:tcBorders>
              <w:bottom w:val="double" w:sz="4" w:space="0" w:color="auto"/>
            </w:tcBorders>
          </w:tcPr>
          <w:p w14:paraId="3243FF3F"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double" w:sz="4" w:space="0" w:color="auto"/>
            </w:tcBorders>
            <w:vAlign w:val="center"/>
            <w:hideMark/>
          </w:tcPr>
          <w:p w14:paraId="75A3D2AC"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0.165</w:t>
            </w:r>
          </w:p>
        </w:tc>
        <w:tc>
          <w:tcPr>
            <w:tcW w:w="742" w:type="dxa"/>
            <w:tcBorders>
              <w:bottom w:val="double" w:sz="4" w:space="0" w:color="auto"/>
            </w:tcBorders>
            <w:vAlign w:val="center"/>
            <w:hideMark/>
          </w:tcPr>
          <w:p w14:paraId="28D618E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0.082</w:t>
            </w:r>
          </w:p>
        </w:tc>
        <w:tc>
          <w:tcPr>
            <w:tcW w:w="742" w:type="dxa"/>
            <w:tcBorders>
              <w:bottom w:val="double" w:sz="4" w:space="0" w:color="auto"/>
            </w:tcBorders>
            <w:vAlign w:val="center"/>
            <w:hideMark/>
          </w:tcPr>
          <w:p w14:paraId="3887337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tcBorders>
              <w:bottom w:val="double" w:sz="4" w:space="0" w:color="auto"/>
            </w:tcBorders>
            <w:vAlign w:val="center"/>
            <w:hideMark/>
          </w:tcPr>
          <w:p w14:paraId="35CDF6E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9" w:type="dxa"/>
            <w:tcBorders>
              <w:bottom w:val="double" w:sz="4" w:space="0" w:color="auto"/>
            </w:tcBorders>
            <w:vAlign w:val="center"/>
            <w:hideMark/>
          </w:tcPr>
          <w:p w14:paraId="3985EF3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0.138</w:t>
            </w:r>
          </w:p>
        </w:tc>
      </w:tr>
      <w:tr w:rsidR="00366998" w:rsidRPr="00281DDB" w14:paraId="22FFB531"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double" w:sz="4" w:space="0" w:color="auto"/>
            </w:tcBorders>
            <w:vAlign w:val="center"/>
          </w:tcPr>
          <w:p w14:paraId="671CF64F" w14:textId="0D7DFFF2" w:rsidR="00366998" w:rsidRPr="00281DDB" w:rsidRDefault="00366998" w:rsidP="00366998">
            <w:pPr>
              <w:rPr>
                <w:rFonts w:ascii="Times New Roman" w:eastAsia="Times New Roman" w:hAnsi="Times New Roman" w:cs="Times New Roman"/>
              </w:rPr>
            </w:pPr>
            <w:r>
              <w:rPr>
                <w:rFonts w:ascii="Helvetica Neue" w:eastAsia="Times New Roman" w:hAnsi="Helvetica Neue" w:cs="Times New Roman"/>
                <w:b/>
                <w:bCs/>
                <w:color w:val="000000"/>
                <w:sz w:val="15"/>
                <w:szCs w:val="15"/>
              </w:rPr>
              <w:t>Statistics</w:t>
            </w:r>
          </w:p>
        </w:tc>
        <w:tc>
          <w:tcPr>
            <w:tcW w:w="1080" w:type="dxa"/>
            <w:tcBorders>
              <w:top w:val="double" w:sz="4" w:space="0" w:color="auto"/>
            </w:tcBorders>
          </w:tcPr>
          <w:p w14:paraId="5D222D09" w14:textId="56C7AB9A" w:rsidR="00366998" w:rsidRPr="00D27B0C"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Variation</w:t>
            </w:r>
          </w:p>
        </w:tc>
        <w:tc>
          <w:tcPr>
            <w:tcW w:w="742" w:type="dxa"/>
            <w:tcBorders>
              <w:top w:val="double" w:sz="4" w:space="0" w:color="auto"/>
            </w:tcBorders>
            <w:vAlign w:val="center"/>
          </w:tcPr>
          <w:p w14:paraId="0326982D" w14:textId="07A6728B"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35.29%</w:t>
            </w:r>
          </w:p>
        </w:tc>
        <w:tc>
          <w:tcPr>
            <w:tcW w:w="742" w:type="dxa"/>
            <w:tcBorders>
              <w:top w:val="double" w:sz="4" w:space="0" w:color="auto"/>
            </w:tcBorders>
            <w:vAlign w:val="center"/>
          </w:tcPr>
          <w:p w14:paraId="7AA8AB05" w14:textId="7571CAC1"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19.82%</w:t>
            </w:r>
          </w:p>
        </w:tc>
        <w:tc>
          <w:tcPr>
            <w:tcW w:w="742" w:type="dxa"/>
            <w:tcBorders>
              <w:top w:val="double" w:sz="4" w:space="0" w:color="auto"/>
            </w:tcBorders>
            <w:vAlign w:val="center"/>
          </w:tcPr>
          <w:p w14:paraId="33B5D342" w14:textId="103E8944"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16.64%</w:t>
            </w:r>
          </w:p>
        </w:tc>
        <w:tc>
          <w:tcPr>
            <w:tcW w:w="742" w:type="dxa"/>
            <w:tcBorders>
              <w:top w:val="double" w:sz="4" w:space="0" w:color="auto"/>
            </w:tcBorders>
            <w:vAlign w:val="center"/>
          </w:tcPr>
          <w:p w14:paraId="61765FDE" w14:textId="0DBBE78A"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11.50%</w:t>
            </w:r>
          </w:p>
        </w:tc>
        <w:tc>
          <w:tcPr>
            <w:tcW w:w="749" w:type="dxa"/>
            <w:tcBorders>
              <w:top w:val="double" w:sz="4" w:space="0" w:color="auto"/>
            </w:tcBorders>
            <w:vAlign w:val="center"/>
          </w:tcPr>
          <w:p w14:paraId="1548C023" w14:textId="33325DB2"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6.50%</w:t>
            </w:r>
          </w:p>
        </w:tc>
      </w:tr>
      <w:tr w:rsidR="00366998" w:rsidRPr="00281DDB" w14:paraId="313F348B"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5B09ED08" w14:textId="77777777"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26D7369B" w14:textId="3B9057F5"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Z</w:t>
            </w:r>
          </w:p>
        </w:tc>
        <w:tc>
          <w:tcPr>
            <w:tcW w:w="742" w:type="dxa"/>
            <w:vAlign w:val="center"/>
          </w:tcPr>
          <w:p w14:paraId="2956A4F6" w14:textId="56FEFFFD"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2.1542</w:t>
            </w:r>
          </w:p>
        </w:tc>
        <w:tc>
          <w:tcPr>
            <w:tcW w:w="742" w:type="dxa"/>
            <w:vAlign w:val="center"/>
          </w:tcPr>
          <w:p w14:paraId="7C03443C" w14:textId="12678683"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1.0465</w:t>
            </w:r>
          </w:p>
        </w:tc>
        <w:tc>
          <w:tcPr>
            <w:tcW w:w="742" w:type="dxa"/>
            <w:vAlign w:val="center"/>
          </w:tcPr>
          <w:p w14:paraId="245DADF4" w14:textId="3F6604AB"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-0.0182</w:t>
            </w:r>
          </w:p>
        </w:tc>
        <w:tc>
          <w:tcPr>
            <w:tcW w:w="742" w:type="dxa"/>
            <w:vAlign w:val="center"/>
          </w:tcPr>
          <w:p w14:paraId="38E742BB" w14:textId="6BDB81D7"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2.1515</w:t>
            </w:r>
          </w:p>
        </w:tc>
        <w:tc>
          <w:tcPr>
            <w:tcW w:w="749" w:type="dxa"/>
            <w:vAlign w:val="center"/>
          </w:tcPr>
          <w:p w14:paraId="1AF7D8A7" w14:textId="6AE9CC79"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1.9171</w:t>
            </w:r>
          </w:p>
        </w:tc>
      </w:tr>
      <w:tr w:rsidR="00366998" w:rsidRPr="00281DDB" w14:paraId="43C0FE0E"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122E1AFE" w14:textId="66B6CA5B"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0DCE4FFA" w14:textId="32003DC0"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P</w:t>
            </w:r>
          </w:p>
        </w:tc>
        <w:tc>
          <w:tcPr>
            <w:tcW w:w="742" w:type="dxa"/>
            <w:vAlign w:val="center"/>
          </w:tcPr>
          <w:p w14:paraId="3EDEEB28" w14:textId="6686B33F" w:rsidR="00366998" w:rsidRPr="003F3722"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0.010</w:t>
            </w:r>
          </w:p>
        </w:tc>
        <w:tc>
          <w:tcPr>
            <w:tcW w:w="742" w:type="dxa"/>
            <w:vAlign w:val="center"/>
          </w:tcPr>
          <w:p w14:paraId="08F0465C" w14:textId="3736AB8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0.142</w:t>
            </w:r>
          </w:p>
        </w:tc>
        <w:tc>
          <w:tcPr>
            <w:tcW w:w="742" w:type="dxa"/>
            <w:vAlign w:val="center"/>
          </w:tcPr>
          <w:p w14:paraId="04C7EF53" w14:textId="379BAEF1"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0.539</w:t>
            </w:r>
          </w:p>
        </w:tc>
        <w:tc>
          <w:tcPr>
            <w:tcW w:w="742" w:type="dxa"/>
            <w:vAlign w:val="center"/>
          </w:tcPr>
          <w:p w14:paraId="0534E39A" w14:textId="007F58C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0.007</w:t>
            </w:r>
          </w:p>
        </w:tc>
        <w:tc>
          <w:tcPr>
            <w:tcW w:w="749" w:type="dxa"/>
            <w:vAlign w:val="center"/>
          </w:tcPr>
          <w:p w14:paraId="590C3102" w14:textId="78B67D5C"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0.022</w:t>
            </w:r>
          </w:p>
        </w:tc>
      </w:tr>
      <w:tr w:rsidR="00366998" w:rsidRPr="00281DDB" w14:paraId="03B11DDC"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0F203685" w14:textId="77777777" w:rsidR="00366998" w:rsidRPr="00281DDB" w:rsidRDefault="00366998" w:rsidP="00366998">
            <w:pPr>
              <w:rPr>
                <w:rFonts w:ascii="Times New Roman" w:eastAsia="Times New Roman" w:hAnsi="Times New Roman" w:cs="Times New Roman"/>
              </w:rPr>
            </w:pPr>
          </w:p>
        </w:tc>
        <w:tc>
          <w:tcPr>
            <w:tcW w:w="1080" w:type="dxa"/>
          </w:tcPr>
          <w:p w14:paraId="61D8548C" w14:textId="7D12A2D6"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Z</w:t>
            </w:r>
          </w:p>
        </w:tc>
        <w:tc>
          <w:tcPr>
            <w:tcW w:w="742" w:type="dxa"/>
            <w:vAlign w:val="center"/>
          </w:tcPr>
          <w:p w14:paraId="43305C98" w14:textId="74A07BB8"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5.2570</w:t>
            </w:r>
          </w:p>
        </w:tc>
        <w:tc>
          <w:tcPr>
            <w:tcW w:w="742" w:type="dxa"/>
            <w:vAlign w:val="center"/>
          </w:tcPr>
          <w:p w14:paraId="315D15FA" w14:textId="1001B23E"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3.1383</w:t>
            </w:r>
          </w:p>
        </w:tc>
        <w:tc>
          <w:tcPr>
            <w:tcW w:w="742" w:type="dxa"/>
            <w:vAlign w:val="center"/>
          </w:tcPr>
          <w:p w14:paraId="5B20DABB" w14:textId="053EF08D"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1.0493</w:t>
            </w:r>
          </w:p>
        </w:tc>
        <w:tc>
          <w:tcPr>
            <w:tcW w:w="742" w:type="dxa"/>
            <w:vAlign w:val="center"/>
          </w:tcPr>
          <w:p w14:paraId="167419A5" w14:textId="757C4058"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0.7391</w:t>
            </w:r>
          </w:p>
        </w:tc>
        <w:tc>
          <w:tcPr>
            <w:tcW w:w="749" w:type="dxa"/>
            <w:vAlign w:val="center"/>
          </w:tcPr>
          <w:p w14:paraId="7F087D05" w14:textId="0302B63F"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0.7645</w:t>
            </w:r>
          </w:p>
        </w:tc>
      </w:tr>
      <w:tr w:rsidR="00366998" w:rsidRPr="00281DDB" w14:paraId="00E22249"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tcPr>
          <w:p w14:paraId="3CD329E8" w14:textId="210AFFED" w:rsidR="00366998" w:rsidRPr="00281DDB" w:rsidRDefault="00366998" w:rsidP="00366998">
            <w:pPr>
              <w:jc w:val="center"/>
              <w:rPr>
                <w:rFonts w:ascii="Times New Roman" w:eastAsia="Times New Roman" w:hAnsi="Times New Roman" w:cs="Times New Roman"/>
              </w:rPr>
            </w:pPr>
          </w:p>
        </w:tc>
        <w:tc>
          <w:tcPr>
            <w:tcW w:w="1080" w:type="dxa"/>
            <w:tcBorders>
              <w:bottom w:val="single" w:sz="4" w:space="0" w:color="auto"/>
            </w:tcBorders>
          </w:tcPr>
          <w:p w14:paraId="0BFB90D6" w14:textId="7AB99E0B"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P</w:t>
            </w:r>
          </w:p>
        </w:tc>
        <w:tc>
          <w:tcPr>
            <w:tcW w:w="742" w:type="dxa"/>
            <w:tcBorders>
              <w:bottom w:val="single" w:sz="4" w:space="0" w:color="auto"/>
            </w:tcBorders>
            <w:vAlign w:val="center"/>
          </w:tcPr>
          <w:p w14:paraId="4CF01644" w14:textId="7B7A9F03"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0.001</w:t>
            </w:r>
          </w:p>
        </w:tc>
        <w:tc>
          <w:tcPr>
            <w:tcW w:w="742" w:type="dxa"/>
            <w:tcBorders>
              <w:bottom w:val="single" w:sz="4" w:space="0" w:color="auto"/>
            </w:tcBorders>
            <w:vAlign w:val="center"/>
          </w:tcPr>
          <w:p w14:paraId="31931535" w14:textId="5BD6C8F2"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0.004</w:t>
            </w:r>
          </w:p>
        </w:tc>
        <w:tc>
          <w:tcPr>
            <w:tcW w:w="742" w:type="dxa"/>
            <w:tcBorders>
              <w:bottom w:val="single" w:sz="4" w:space="0" w:color="auto"/>
            </w:tcBorders>
            <w:vAlign w:val="center"/>
          </w:tcPr>
          <w:p w14:paraId="72A1584F" w14:textId="4B3BED42"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0.148</w:t>
            </w:r>
          </w:p>
        </w:tc>
        <w:tc>
          <w:tcPr>
            <w:tcW w:w="742" w:type="dxa"/>
            <w:tcBorders>
              <w:bottom w:val="single" w:sz="4" w:space="0" w:color="auto"/>
            </w:tcBorders>
            <w:vAlign w:val="center"/>
          </w:tcPr>
          <w:p w14:paraId="32C5C889" w14:textId="5171C1B0"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0.225</w:t>
            </w:r>
          </w:p>
        </w:tc>
        <w:tc>
          <w:tcPr>
            <w:tcW w:w="749" w:type="dxa"/>
            <w:tcBorders>
              <w:bottom w:val="single" w:sz="4" w:space="0" w:color="auto"/>
            </w:tcBorders>
            <w:vAlign w:val="center"/>
          </w:tcPr>
          <w:p w14:paraId="68AAF0BB" w14:textId="37F15524"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0.216</w:t>
            </w:r>
          </w:p>
        </w:tc>
      </w:tr>
    </w:tbl>
    <w:p w14:paraId="1DCE6F84" w14:textId="77777777" w:rsidR="00366998" w:rsidRDefault="00366998" w:rsidP="006A5F20">
      <w:pPr>
        <w:ind w:firstLine="720"/>
        <w:rPr>
          <w:rFonts w:ascii="Times New Roman" w:hAnsi="Times New Roman" w:cs="Times New Roman"/>
        </w:rPr>
      </w:pPr>
    </w:p>
    <w:p w14:paraId="3E0E99F9" w14:textId="5135A838" w:rsidR="005F15EA" w:rsidRDefault="005F15EA" w:rsidP="006A5F20">
      <w:pPr>
        <w:ind w:firstLine="720"/>
        <w:rPr>
          <w:rFonts w:ascii="Times New Roman" w:hAnsi="Times New Roman" w:cs="Times New Roman"/>
        </w:rPr>
      </w:pPr>
    </w:p>
    <w:p w14:paraId="1283401E" w14:textId="77777777" w:rsidR="005F15EA" w:rsidRPr="001F7131" w:rsidRDefault="005F15EA" w:rsidP="006A5F20">
      <w:pPr>
        <w:ind w:firstLine="720"/>
        <w:rPr>
          <w:rFonts w:ascii="Times New Roman" w:hAnsi="Times New Roman" w:cs="Times New Roman"/>
        </w:rPr>
      </w:pPr>
    </w:p>
    <w:p w14:paraId="65BE3740" w14:textId="7EB86FC4" w:rsidR="007879E2" w:rsidRDefault="005F15EA"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04A4A9A5" wp14:editId="5F2A23B0">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ointsAvsT.Stric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7AD08DD" w14:textId="1218ED42" w:rsidR="00EE7F0A" w:rsidRDefault="00EE7F0A" w:rsidP="00DA0068">
      <w:pPr>
        <w:rPr>
          <w:ins w:id="47" w:author="Flading, Sean P" w:date="2019-06-18T09:53:00Z"/>
          <w:rFonts w:ascii="Times New Roman" w:hAnsi="Times New Roman" w:cs="Times New Roman"/>
        </w:rPr>
      </w:pPr>
      <w:r>
        <w:rPr>
          <w:rFonts w:ascii="Times New Roman" w:hAnsi="Times New Roman" w:cs="Times New Roman"/>
        </w:rPr>
        <w:t>Figure 2. How arboreal and terrestrial species differ for each climate variable</w:t>
      </w:r>
      <w:r w:rsidR="005F15EA">
        <w:rPr>
          <w:rFonts w:ascii="Times New Roman" w:hAnsi="Times New Roman" w:cs="Times New Roman"/>
        </w:rPr>
        <w:t>.</w:t>
      </w:r>
    </w:p>
    <w:p w14:paraId="4421329D" w14:textId="489F869A" w:rsidR="00092FC5" w:rsidRDefault="00092FC5" w:rsidP="00DA0068">
      <w:pPr>
        <w:rPr>
          <w:ins w:id="48" w:author="Flading, Sean P" w:date="2019-06-18T09:53:00Z"/>
          <w:rFonts w:ascii="Times New Roman" w:hAnsi="Times New Roman" w:cs="Times New Roman"/>
        </w:rPr>
      </w:pPr>
    </w:p>
    <w:p w14:paraId="2AFBAC6C" w14:textId="4977CA02" w:rsidR="00092FC5" w:rsidRDefault="00092FC5" w:rsidP="00DA0068">
      <w:pPr>
        <w:rPr>
          <w:ins w:id="49" w:author="Flading, Sean P" w:date="2019-06-18T09:53:00Z"/>
          <w:rFonts w:ascii="Times New Roman" w:hAnsi="Times New Roman" w:cs="Times New Roman"/>
        </w:rPr>
      </w:pPr>
      <w:ins w:id="50" w:author="Flading, Sean P" w:date="2019-06-18T09:53:00Z">
        <w:r>
          <w:rPr>
            <w:rFonts w:ascii="Times New Roman" w:hAnsi="Times New Roman" w:cs="Times New Roman"/>
            <w:noProof/>
          </w:rPr>
          <w:drawing>
            <wp:inline distT="0" distB="0" distL="0" distR="0" wp14:anchorId="138D9216" wp14:editId="5FF7E988">
              <wp:extent cx="4179652" cy="283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IG2.pdf"/>
                      <pic:cNvPicPr/>
                    </pic:nvPicPr>
                    <pic:blipFill rotWithShape="1">
                      <a:blip r:embed="rId13">
                        <a:extLst>
                          <a:ext uri="{28A0092B-C50C-407E-A947-70E740481C1C}">
                            <a14:useLocalDpi xmlns:a14="http://schemas.microsoft.com/office/drawing/2010/main" val="0"/>
                          </a:ext>
                        </a:extLst>
                      </a:blip>
                      <a:srcRect l="12850" r="16822" b="15244"/>
                      <a:stretch/>
                    </pic:blipFill>
                    <pic:spPr bwMode="auto">
                      <a:xfrm>
                        <a:off x="0" y="0"/>
                        <a:ext cx="4180043" cy="2833635"/>
                      </a:xfrm>
                      <a:prstGeom prst="rect">
                        <a:avLst/>
                      </a:prstGeom>
                      <a:ln>
                        <a:noFill/>
                      </a:ln>
                      <a:extLst>
                        <a:ext uri="{53640926-AAD7-44D8-BBD7-CCE9431645EC}">
                          <a14:shadowObscured xmlns:a14="http://schemas.microsoft.com/office/drawing/2010/main"/>
                        </a:ext>
                      </a:extLst>
                    </pic:spPr>
                  </pic:pic>
                </a:graphicData>
              </a:graphic>
            </wp:inline>
          </w:drawing>
        </w:r>
      </w:ins>
    </w:p>
    <w:p w14:paraId="206C166B" w14:textId="1ADABE0D" w:rsidR="00092FC5" w:rsidRDefault="00092FC5" w:rsidP="00DA0068">
      <w:pPr>
        <w:rPr>
          <w:rFonts w:ascii="Times New Roman" w:hAnsi="Times New Roman" w:cs="Times New Roman"/>
        </w:rPr>
      </w:pPr>
      <w:ins w:id="51" w:author="Flading, Sean P" w:date="2019-06-18T09:53:00Z">
        <w:r>
          <w:rPr>
            <w:rFonts w:ascii="Times New Roman" w:hAnsi="Times New Roman" w:cs="Times New Roman"/>
          </w:rPr>
          <w:lastRenderedPageBreak/>
          <w:t xml:space="preserve">Figure 3. </w:t>
        </w:r>
      </w:ins>
      <w:ins w:id="52" w:author="Flading, Sean P" w:date="2019-06-18T09:54:00Z">
        <w:r w:rsidRPr="00092FC5">
          <w:rPr>
            <w:rFonts w:ascii="Times New Roman" w:hAnsi="Times New Roman" w:cs="Times New Roman"/>
          </w:rPr>
          <w:t>We used environmental niche models (ENM) to evaluate the overlap in species distributions and their corresponding suitable niche. Blue coloration representing &gt; 0.5 suitability, red coloration representing 0.25-0.49 suitability, and white coloration representing 0-0.24 suitability.</w:t>
        </w:r>
      </w:ins>
    </w:p>
    <w:p w14:paraId="56168231" w14:textId="7737E3AB" w:rsidR="00161739" w:rsidRPr="001F7131" w:rsidRDefault="00161739" w:rsidP="00DA0068">
      <w:pPr>
        <w:rPr>
          <w:rFonts w:ascii="Times New Roman" w:hAnsi="Times New Roman" w:cs="Times New Roman"/>
        </w:rPr>
      </w:pPr>
    </w:p>
    <w:p w14:paraId="0DEA9AEB" w14:textId="77777777" w:rsidR="002A3156" w:rsidRDefault="00DA0068" w:rsidP="002A3156">
      <w:pPr>
        <w:rPr>
          <w:rFonts w:ascii="Times New Roman" w:hAnsi="Times New Roman" w:cs="Times New Roman"/>
        </w:rPr>
      </w:pPr>
      <w:r w:rsidRPr="001F7131">
        <w:rPr>
          <w:rFonts w:ascii="Times New Roman" w:hAnsi="Times New Roman" w:cs="Times New Roman"/>
          <w:u w:val="single"/>
        </w:rPr>
        <w:t>Ecological Niche Modeling</w:t>
      </w:r>
      <w:r w:rsidR="00655816" w:rsidRPr="00655816">
        <w:rPr>
          <w:rFonts w:ascii="Times New Roman" w:hAnsi="Times New Roman" w:cs="Times New Roman"/>
        </w:rPr>
        <w:t xml:space="preserve"> </w:t>
      </w:r>
    </w:p>
    <w:p w14:paraId="72FCC432" w14:textId="77777777" w:rsidR="00931A62" w:rsidRDefault="00931A62" w:rsidP="00931A62">
      <w:pPr>
        <w:ind w:firstLine="720"/>
        <w:rPr>
          <w:ins w:id="53" w:author="Flading, Sean P" w:date="2019-06-18T10:00:00Z"/>
          <w:rFonts w:ascii="Times New Roman" w:hAnsi="Times New Roman" w:cs="Times New Roman"/>
        </w:rPr>
      </w:pPr>
      <w:ins w:id="54" w:author="Flading, Sean P" w:date="2019-06-18T10:00:00Z">
        <w:r>
          <w:rPr>
            <w:rFonts w:ascii="Times New Roman" w:hAnsi="Times New Roman" w:cs="Times New Roman"/>
          </w:rPr>
          <w:t xml:space="preserve">The predicted ENMs of the arboreal and terrestrial microhabitat had very low overlap and when analyzing the maps, it is clear that the two suitability models fit together like puzzle pieces (Figure 3). Where there is an area that is highly suitable for arboreal life, the terrestrial has low suitability. This pattern is spotty in the tropics that may indicate niche partitioning or various theories of what drove the evolution of arboreality in these </w:t>
        </w:r>
        <w:commentRangeStart w:id="55"/>
        <w:r>
          <w:rPr>
            <w:rFonts w:ascii="Times New Roman" w:hAnsi="Times New Roman" w:cs="Times New Roman"/>
          </w:rPr>
          <w:t>areas</w:t>
        </w:r>
        <w:commentRangeEnd w:id="55"/>
        <w:r>
          <w:rPr>
            <w:rStyle w:val="CommentReference"/>
          </w:rPr>
          <w:commentReference w:id="55"/>
        </w:r>
        <w:r>
          <w:rPr>
            <w:rFonts w:ascii="Times New Roman" w:hAnsi="Times New Roman" w:cs="Times New Roman"/>
          </w:rPr>
          <w:t>.</w:t>
        </w:r>
      </w:ins>
    </w:p>
    <w:p w14:paraId="37F85D7B" w14:textId="1E9B4430" w:rsidR="00E75946" w:rsidDel="00982E15" w:rsidRDefault="00931A62" w:rsidP="00931A62">
      <w:pPr>
        <w:ind w:firstLine="720"/>
        <w:rPr>
          <w:del w:id="56" w:author="Flading, Sean P" w:date="2019-06-18T09:59:00Z"/>
          <w:rFonts w:ascii="Times New Roman" w:hAnsi="Times New Roman" w:cs="Times New Roman"/>
        </w:rPr>
      </w:pPr>
      <w:ins w:id="57" w:author="Flading, Sean P" w:date="2019-06-18T10:00:00Z">
        <w:r w:rsidDel="00982E15">
          <w:rPr>
            <w:rFonts w:ascii="Times New Roman" w:hAnsi="Times New Roman" w:cs="Times New Roman"/>
          </w:rPr>
          <w:t xml:space="preserve"> </w:t>
        </w:r>
      </w:ins>
      <w:commentRangeStart w:id="58"/>
      <w:del w:id="59" w:author="Flading, Sean P" w:date="2019-06-18T09:59:00Z">
        <w:r w:rsidR="00E75946" w:rsidDel="00982E15">
          <w:rPr>
            <w:rFonts w:ascii="Times New Roman" w:hAnsi="Times New Roman" w:cs="Times New Roman"/>
          </w:rPr>
          <w:delText xml:space="preserve">(point out some interesting things about the predicted ENMs here, such as temperate/tropical or any specific regions where the arb/terr overlap is weird for example the spotty distributions that </w:delText>
        </w:r>
        <w:commentRangeEnd w:id="58"/>
        <w:r w:rsidR="00E75946" w:rsidDel="00982E15">
          <w:rPr>
            <w:rStyle w:val="CommentReference"/>
          </w:rPr>
          <w:commentReference w:id="58"/>
        </w:r>
        <w:r w:rsidR="00E75946" w:rsidDel="00982E15">
          <w:rPr>
            <w:rFonts w:ascii="Times New Roman" w:hAnsi="Times New Roman" w:cs="Times New Roman"/>
          </w:rPr>
          <w:delText xml:space="preserve">basically outline the others suitability in the tropics). </w:delText>
        </w:r>
      </w:del>
      <w:commentRangeStart w:id="60"/>
      <w:del w:id="61" w:author="Flading, Sean P" w:date="2019-06-18T09:55:00Z">
        <w:r w:rsidR="00E75946" w:rsidDel="00092FC5">
          <w:rPr>
            <w:rFonts w:ascii="Times New Roman" w:hAnsi="Times New Roman" w:cs="Times New Roman"/>
          </w:rPr>
          <w:delText>Cite a figure</w:delText>
        </w:r>
        <w:commentRangeEnd w:id="60"/>
        <w:r w:rsidR="00E75946" w:rsidDel="00092FC5">
          <w:rPr>
            <w:rStyle w:val="CommentReference"/>
          </w:rPr>
          <w:commentReference w:id="60"/>
        </w:r>
      </w:del>
      <w:del w:id="62" w:author="Flading, Sean P" w:date="2019-06-18T09:59:00Z">
        <w:r w:rsidR="00E75946" w:rsidDel="00982E15">
          <w:rPr>
            <w:rFonts w:ascii="Times New Roman" w:hAnsi="Times New Roman" w:cs="Times New Roman"/>
          </w:rPr>
          <w:delText xml:space="preserve">. </w:delText>
        </w:r>
      </w:del>
    </w:p>
    <w:p w14:paraId="7AF13377" w14:textId="140C53D2" w:rsidR="00AF0E67" w:rsidRDefault="00D55784" w:rsidP="00A803C9">
      <w:pPr>
        <w:ind w:firstLine="720"/>
        <w:rPr>
          <w:rFonts w:ascii="Times New Roman" w:hAnsi="Times New Roman" w:cs="Times New Roman"/>
        </w:rPr>
      </w:pPr>
      <w:r>
        <w:rPr>
          <w:rFonts w:ascii="Times New Roman" w:hAnsi="Times New Roman" w:cs="Times New Roman"/>
        </w:rPr>
        <w:t xml:space="preserve">For the 6-M classification scheme, the </w:t>
      </w:r>
      <w:r w:rsidR="00A803C9">
        <w:rPr>
          <w:rFonts w:ascii="Times New Roman" w:hAnsi="Times New Roman" w:cs="Times New Roman"/>
        </w:rPr>
        <w:t>largest gridding</w:t>
      </w:r>
      <w:r>
        <w:rPr>
          <w:rFonts w:ascii="Times New Roman" w:hAnsi="Times New Roman" w:cs="Times New Roman"/>
        </w:rPr>
        <w:t xml:space="preserve"> resolution </w:t>
      </w:r>
      <w:r w:rsidR="00A803C9">
        <w:rPr>
          <w:rFonts w:ascii="Times New Roman" w:hAnsi="Times New Roman" w:cs="Times New Roman"/>
        </w:rPr>
        <w:t>that achieved an AUC score of 0.8 or higher for both arboreal and terrestrial niches was</w:t>
      </w:r>
      <w:r>
        <w:rPr>
          <w:rFonts w:ascii="Times New Roman" w:hAnsi="Times New Roman" w:cs="Times New Roman"/>
        </w:rPr>
        <w:t xml:space="preserve"> 0.</w:t>
      </w:r>
      <w:commentRangeStart w:id="63"/>
      <w:commentRangeStart w:id="64"/>
      <w:r>
        <w:rPr>
          <w:rFonts w:ascii="Times New Roman" w:hAnsi="Times New Roman" w:cs="Times New Roman"/>
        </w:rPr>
        <w:t>360</w:t>
      </w:r>
      <w:commentRangeEnd w:id="63"/>
      <w:r w:rsidR="00A803C9">
        <w:rPr>
          <w:rStyle w:val="CommentReference"/>
        </w:rPr>
        <w:commentReference w:id="63"/>
      </w:r>
      <w:commentRangeEnd w:id="64"/>
      <w:r w:rsidR="00CD0DB1">
        <w:rPr>
          <w:rStyle w:val="CommentReference"/>
        </w:rPr>
        <w:commentReference w:id="64"/>
      </w:r>
      <w:r>
        <w:rPr>
          <w:rFonts w:ascii="Times New Roman" w:hAnsi="Times New Roman" w:cs="Times New Roman"/>
        </w:rPr>
        <w:t>, resulting in 432 pseudo-occurrence points for the arboreal polygon, and 3,664 pseudo-occurrence points for the terrestrial polygon.</w:t>
      </w:r>
      <w:r w:rsidR="00A803C9">
        <w:rPr>
          <w:rFonts w:ascii="Times New Roman" w:hAnsi="Times New Roman" w:cs="Times New Roman"/>
        </w:rPr>
        <w:t xml:space="preserve"> Other classification schemes resulted in similar resolutions, ranging from </w:t>
      </w:r>
      <w:commentRangeStart w:id="65"/>
      <w:commentRangeStart w:id="66"/>
      <w:r w:rsidR="00A803C9">
        <w:rPr>
          <w:rFonts w:ascii="Times New Roman" w:hAnsi="Times New Roman" w:cs="Times New Roman"/>
        </w:rPr>
        <w:t>___ to ___</w:t>
      </w:r>
      <w:commentRangeEnd w:id="65"/>
      <w:r w:rsidR="00A803C9">
        <w:rPr>
          <w:rStyle w:val="CommentReference"/>
        </w:rPr>
        <w:commentReference w:id="65"/>
      </w:r>
      <w:commentRangeEnd w:id="66"/>
      <w:r w:rsidR="00092FC5">
        <w:rPr>
          <w:rStyle w:val="CommentReference"/>
        </w:rPr>
        <w:commentReference w:id="66"/>
      </w:r>
      <w:r w:rsidR="00A803C9">
        <w:rPr>
          <w:rFonts w:ascii="Times New Roman" w:hAnsi="Times New Roman" w:cs="Times New Roman"/>
        </w:rPr>
        <w:t>. The arboreal and terrestrial models displayed robust model performance (</w:t>
      </w:r>
      <w:proofErr w:type="spellStart"/>
      <w:r w:rsidR="002471A8">
        <w:rPr>
          <w:rFonts w:ascii="Times New Roman" w:hAnsi="Times New Roman" w:cs="Times New Roman"/>
        </w:rPr>
        <w:t>AUC</w:t>
      </w:r>
      <w:r w:rsidR="00A803C9" w:rsidRPr="00A803C9">
        <w:rPr>
          <w:rFonts w:ascii="Times New Roman" w:hAnsi="Times New Roman" w:cs="Times New Roman"/>
          <w:vertAlign w:val="subscript"/>
        </w:rPr>
        <w:t>Arb</w:t>
      </w:r>
      <w:proofErr w:type="spellEnd"/>
      <w:r w:rsidR="00A803C9">
        <w:rPr>
          <w:rFonts w:ascii="Times New Roman" w:hAnsi="Times New Roman" w:cs="Times New Roman"/>
        </w:rPr>
        <w:t xml:space="preserve"> =</w:t>
      </w:r>
      <w:r w:rsidR="002471A8">
        <w:rPr>
          <w:rFonts w:ascii="Times New Roman" w:hAnsi="Times New Roman" w:cs="Times New Roman"/>
        </w:rPr>
        <w:t xml:space="preserve"> </w:t>
      </w:r>
      <w:r w:rsidR="00214670">
        <w:rPr>
          <w:rFonts w:ascii="Times New Roman" w:hAnsi="Times New Roman" w:cs="Times New Roman"/>
        </w:rPr>
        <w:t>0.9</w:t>
      </w:r>
      <w:r w:rsidR="00341B50">
        <w:rPr>
          <w:rFonts w:ascii="Times New Roman" w:hAnsi="Times New Roman" w:cs="Times New Roman"/>
        </w:rPr>
        <w:t>47</w:t>
      </w:r>
      <w:r w:rsidR="00A803C9">
        <w:rPr>
          <w:rFonts w:ascii="Times New Roman" w:hAnsi="Times New Roman" w:cs="Times New Roman"/>
        </w:rPr>
        <w:t xml:space="preserve">, </w:t>
      </w:r>
      <w:proofErr w:type="spellStart"/>
      <w:r w:rsidR="00A803C9">
        <w:rPr>
          <w:rFonts w:ascii="Times New Roman" w:hAnsi="Times New Roman" w:cs="Times New Roman"/>
        </w:rPr>
        <w:t>AUC</w:t>
      </w:r>
      <w:r w:rsidR="00A803C9" w:rsidRPr="00A803C9">
        <w:rPr>
          <w:rFonts w:ascii="Times New Roman" w:hAnsi="Times New Roman" w:cs="Times New Roman"/>
          <w:vertAlign w:val="subscript"/>
        </w:rPr>
        <w:t>Terr</w:t>
      </w:r>
      <w:proofErr w:type="spellEnd"/>
      <w:r w:rsidR="00A803C9">
        <w:rPr>
          <w:rFonts w:ascii="Times New Roman" w:hAnsi="Times New Roman" w:cs="Times New Roman"/>
        </w:rPr>
        <w:t xml:space="preserve"> =</w:t>
      </w:r>
      <w:r w:rsidR="00AF0E67">
        <w:rPr>
          <w:rFonts w:ascii="Times New Roman" w:hAnsi="Times New Roman" w:cs="Times New Roman"/>
        </w:rPr>
        <w:t xml:space="preserve"> </w:t>
      </w:r>
      <w:r w:rsidR="00214670">
        <w:rPr>
          <w:rFonts w:ascii="Times New Roman" w:hAnsi="Times New Roman" w:cs="Times New Roman"/>
        </w:rPr>
        <w:t>0.8</w:t>
      </w:r>
      <w:r w:rsidR="00341B50">
        <w:rPr>
          <w:rFonts w:ascii="Times New Roman" w:hAnsi="Times New Roman" w:cs="Times New Roman"/>
        </w:rPr>
        <w:t>02</w:t>
      </w:r>
      <w:r w:rsidR="00A803C9">
        <w:rPr>
          <w:rFonts w:ascii="Times New Roman" w:hAnsi="Times New Roman" w:cs="Times New Roman"/>
        </w:rPr>
        <w:t>).</w:t>
      </w:r>
      <w:r w:rsidR="00214670">
        <w:rPr>
          <w:rFonts w:ascii="Times New Roman" w:hAnsi="Times New Roman" w:cs="Times New Roman"/>
        </w:rPr>
        <w:t xml:space="preserve"> </w:t>
      </w:r>
      <w:r w:rsidR="00A803C9">
        <w:rPr>
          <w:rFonts w:ascii="Times New Roman" w:hAnsi="Times New Roman" w:cs="Times New Roman"/>
        </w:rPr>
        <w:t>Further, the arboreal model predicted</w:t>
      </w:r>
      <w:r w:rsidR="00E81095">
        <w:rPr>
          <w:rFonts w:ascii="Times New Roman" w:hAnsi="Times New Roman" w:cs="Times New Roman"/>
        </w:rPr>
        <w:t xml:space="preserve"> </w:t>
      </w:r>
      <w:commentRangeStart w:id="67"/>
      <w:commentRangeStart w:id="68"/>
      <w:r w:rsidR="00E81095">
        <w:rPr>
          <w:rFonts w:ascii="Times New Roman" w:hAnsi="Times New Roman" w:cs="Times New Roman"/>
        </w:rPr>
        <w:t xml:space="preserve">72% </w:t>
      </w:r>
      <w:r w:rsidR="00A803C9">
        <w:rPr>
          <w:rFonts w:ascii="Times New Roman" w:hAnsi="Times New Roman" w:cs="Times New Roman"/>
        </w:rPr>
        <w:t xml:space="preserve">of the arboreal distribution, and the terrestrial model predicted </w:t>
      </w:r>
      <w:r w:rsidR="00E81095">
        <w:rPr>
          <w:rFonts w:ascii="Times New Roman" w:hAnsi="Times New Roman" w:cs="Times New Roman"/>
        </w:rPr>
        <w:t xml:space="preserve">83% </w:t>
      </w:r>
      <w:r w:rsidR="00A803C9">
        <w:rPr>
          <w:rFonts w:ascii="Times New Roman" w:hAnsi="Times New Roman" w:cs="Times New Roman"/>
        </w:rPr>
        <w:t xml:space="preserve">of the terrestrial </w:t>
      </w:r>
      <w:commentRangeStart w:id="69"/>
      <w:commentRangeStart w:id="70"/>
      <w:r w:rsidR="00A803C9">
        <w:rPr>
          <w:rFonts w:ascii="Times New Roman" w:hAnsi="Times New Roman" w:cs="Times New Roman"/>
        </w:rPr>
        <w:t>distribution</w:t>
      </w:r>
      <w:commentRangeEnd w:id="69"/>
      <w:r w:rsidR="00E81FDF">
        <w:rPr>
          <w:rStyle w:val="CommentReference"/>
        </w:rPr>
        <w:commentReference w:id="69"/>
      </w:r>
      <w:commentRangeEnd w:id="70"/>
      <w:r w:rsidR="00092FC5">
        <w:rPr>
          <w:rStyle w:val="CommentReference"/>
        </w:rPr>
        <w:commentReference w:id="70"/>
      </w:r>
      <w:r w:rsidR="00E81095">
        <w:rPr>
          <w:rFonts w:ascii="Times New Roman" w:hAnsi="Times New Roman" w:cs="Times New Roman"/>
        </w:rPr>
        <w:t xml:space="preserve">. </w:t>
      </w:r>
      <w:commentRangeEnd w:id="67"/>
      <w:r w:rsidR="00A803C9">
        <w:rPr>
          <w:rStyle w:val="CommentReference"/>
        </w:rPr>
        <w:commentReference w:id="67"/>
      </w:r>
      <w:commentRangeEnd w:id="68"/>
      <w:r w:rsidR="00092FC5">
        <w:rPr>
          <w:rStyle w:val="CommentReference"/>
        </w:rPr>
        <w:commentReference w:id="68"/>
      </w:r>
    </w:p>
    <w:p w14:paraId="6BEDF7C7" w14:textId="29FBB6DA" w:rsidR="00341B50" w:rsidRDefault="00A803C9" w:rsidP="00A803C9">
      <w:pPr>
        <w:ind w:firstLine="720"/>
        <w:rPr>
          <w:ins w:id="71" w:author="Flading, Sean P" w:date="2019-06-18T09:57:00Z"/>
          <w:rFonts w:ascii="Times New Roman" w:hAnsi="Times New Roman" w:cs="Times New Roman"/>
        </w:rPr>
      </w:pPr>
      <w:r>
        <w:rPr>
          <w:rFonts w:ascii="Times New Roman" w:hAnsi="Times New Roman" w:cs="Times New Roman"/>
        </w:rPr>
        <w:t>The</w:t>
      </w:r>
      <w:r w:rsidR="00AF0E67">
        <w:rPr>
          <w:rFonts w:ascii="Times New Roman" w:hAnsi="Times New Roman" w:cs="Times New Roman"/>
        </w:rPr>
        <w:t xml:space="preserve"> observed </w:t>
      </w:r>
      <w:r w:rsidRPr="00A803C9">
        <w:rPr>
          <w:rFonts w:ascii="Times New Roman" w:hAnsi="Times New Roman" w:cs="Times New Roman"/>
          <w:i/>
        </w:rPr>
        <w:t>D</w:t>
      </w:r>
      <w:r>
        <w:rPr>
          <w:rFonts w:ascii="Times New Roman" w:hAnsi="Times New Roman" w:cs="Times New Roman"/>
        </w:rPr>
        <w:t xml:space="preserve"> and </w:t>
      </w:r>
      <w:r w:rsidRPr="00A803C9">
        <w:rPr>
          <w:rFonts w:ascii="Times New Roman" w:hAnsi="Times New Roman" w:cs="Times New Roman"/>
          <w:i/>
        </w:rPr>
        <w:t>I</w:t>
      </w:r>
      <w:r>
        <w:rPr>
          <w:rFonts w:ascii="Times New Roman" w:hAnsi="Times New Roman" w:cs="Times New Roman"/>
        </w:rPr>
        <w:t xml:space="preserve"> metrics of</w:t>
      </w:r>
      <w:r w:rsidR="00AF0E67">
        <w:rPr>
          <w:rFonts w:ascii="Times New Roman" w:hAnsi="Times New Roman" w:cs="Times New Roman"/>
        </w:rPr>
        <w:t xml:space="preserve"> niche overlap between arboreal and terrestrial microhabitats wer</w:t>
      </w:r>
      <w:r w:rsidR="00341B50">
        <w:rPr>
          <w:rFonts w:ascii="Times New Roman" w:hAnsi="Times New Roman" w:cs="Times New Roman"/>
        </w:rPr>
        <w:t>e</w:t>
      </w:r>
      <w:r w:rsidR="00AF0E67">
        <w:rPr>
          <w:rFonts w:ascii="Times New Roman" w:hAnsi="Times New Roman" w:cs="Times New Roman"/>
        </w:rPr>
        <w:t xml:space="preserve"> significantly different from the null distributions (Schoener’s </w:t>
      </w:r>
      <w:r w:rsidR="00AF0E67" w:rsidRPr="00A803C9">
        <w:rPr>
          <w:rFonts w:ascii="Times New Roman" w:hAnsi="Times New Roman" w:cs="Times New Roman"/>
          <w:i/>
        </w:rPr>
        <w:t>D</w:t>
      </w:r>
      <w:r w:rsidR="00AF0E67">
        <w:rPr>
          <w:rFonts w:ascii="Times New Roman" w:hAnsi="Times New Roman" w:cs="Times New Roman"/>
        </w:rPr>
        <w:t xml:space="preserve"> = </w:t>
      </w:r>
      <w:r w:rsidR="00341B50">
        <w:rPr>
          <w:rFonts w:ascii="Times New Roman" w:hAnsi="Times New Roman" w:cs="Times New Roman"/>
        </w:rPr>
        <w:t>0.348</w:t>
      </w:r>
      <w:r>
        <w:rPr>
          <w:rFonts w:ascii="Times New Roman" w:hAnsi="Times New Roman" w:cs="Times New Roman"/>
        </w:rPr>
        <w:t>, p = 0.01;</w:t>
      </w:r>
      <w:r w:rsidR="00AF0E67">
        <w:rPr>
          <w:rFonts w:ascii="Times New Roman" w:hAnsi="Times New Roman" w:cs="Times New Roman"/>
        </w:rPr>
        <w:t xml:space="preserve"> Warren’s </w:t>
      </w:r>
      <w:r w:rsidRPr="00A803C9">
        <w:rPr>
          <w:rFonts w:ascii="Times New Roman" w:hAnsi="Times New Roman" w:cs="Times New Roman"/>
          <w:i/>
        </w:rPr>
        <w:t>I</w:t>
      </w:r>
      <w:r w:rsidR="00AF0E67">
        <w:rPr>
          <w:rFonts w:ascii="Times New Roman" w:hAnsi="Times New Roman" w:cs="Times New Roman"/>
        </w:rPr>
        <w:t xml:space="preserve"> = </w:t>
      </w:r>
      <w:r w:rsidR="00341B50">
        <w:rPr>
          <w:rFonts w:ascii="Times New Roman" w:hAnsi="Times New Roman" w:cs="Times New Roman"/>
        </w:rPr>
        <w:t>0.618</w:t>
      </w:r>
      <w:r>
        <w:rPr>
          <w:rFonts w:ascii="Times New Roman" w:hAnsi="Times New Roman" w:cs="Times New Roman"/>
        </w:rPr>
        <w:t>, p = 0.01</w:t>
      </w:r>
      <w:r w:rsidR="00AF0E67">
        <w:rPr>
          <w:rFonts w:ascii="Times New Roman" w:hAnsi="Times New Roman" w:cs="Times New Roman"/>
        </w:rPr>
        <w:t xml:space="preserve">). </w:t>
      </w:r>
      <w:r>
        <w:rPr>
          <w:rFonts w:ascii="Times New Roman" w:hAnsi="Times New Roman" w:cs="Times New Roman"/>
        </w:rPr>
        <w:t>In examining the reciprocal suitability scores, we observed very low suitability for terrestrial life in areas where arboreal species life (</w:t>
      </w:r>
      <w:r w:rsidR="00E81095">
        <w:rPr>
          <w:rFonts w:ascii="Times New Roman" w:hAnsi="Times New Roman" w:cs="Times New Roman"/>
        </w:rPr>
        <w:t>4.10%</w:t>
      </w:r>
      <w:r>
        <w:rPr>
          <w:rFonts w:ascii="Times New Roman" w:hAnsi="Times New Roman" w:cs="Times New Roman"/>
        </w:rPr>
        <w:t>). Interestingly,</w:t>
      </w:r>
      <w:r w:rsidR="00E81095">
        <w:rPr>
          <w:rFonts w:ascii="Times New Roman" w:hAnsi="Times New Roman" w:cs="Times New Roman"/>
        </w:rPr>
        <w:t xml:space="preserve"> 50.7% of the terrestrial species distribution </w:t>
      </w:r>
      <w:r>
        <w:rPr>
          <w:rFonts w:ascii="Times New Roman" w:hAnsi="Times New Roman" w:cs="Times New Roman"/>
        </w:rPr>
        <w:t>is suitable for arboreal life</w:t>
      </w:r>
      <w:r w:rsidR="00E81095">
        <w:rPr>
          <w:rFonts w:ascii="Times New Roman" w:hAnsi="Times New Roman" w:cs="Times New Roman"/>
        </w:rPr>
        <w:t xml:space="preserve">. </w:t>
      </w:r>
    </w:p>
    <w:p w14:paraId="38A2A236" w14:textId="79E5614B" w:rsidR="00982E15" w:rsidDel="00931A62" w:rsidRDefault="00982E15" w:rsidP="00A803C9">
      <w:pPr>
        <w:ind w:firstLine="720"/>
        <w:rPr>
          <w:del w:id="72" w:author="Flading, Sean P" w:date="2019-06-18T10:00:00Z"/>
          <w:rFonts w:ascii="Times New Roman" w:hAnsi="Times New Roman" w:cs="Times New Roman"/>
        </w:rPr>
      </w:pPr>
    </w:p>
    <w:p w14:paraId="42CE889D" w14:textId="77777777" w:rsidR="002A3156" w:rsidRDefault="002A3156" w:rsidP="002A3156">
      <w:pPr>
        <w:rPr>
          <w:rFonts w:ascii="Times New Roman" w:hAnsi="Times New Roman" w:cs="Times New Roman"/>
        </w:rPr>
      </w:pPr>
    </w:p>
    <w:p w14:paraId="2C6F4E72" w14:textId="3B50C8AD" w:rsidR="002301D8" w:rsidRDefault="002301D8" w:rsidP="002A3156">
      <w:pPr>
        <w:rPr>
          <w:rFonts w:ascii="Times New Roman" w:hAnsi="Times New Roman" w:cs="Times New Roman"/>
        </w:rPr>
      </w:pPr>
    </w:p>
    <w:p w14:paraId="03ADFAFA" w14:textId="4C689977" w:rsidR="00796B30" w:rsidRPr="00EE7F0A" w:rsidRDefault="00796B30">
      <w:pPr>
        <w:rPr>
          <w:rFonts w:ascii="Times New Roman" w:hAnsi="Times New Roman" w:cs="Times New Roman"/>
          <w:b/>
        </w:rPr>
      </w:pPr>
      <w:r w:rsidRPr="00EE7F0A">
        <w:rPr>
          <w:rFonts w:ascii="Times New Roman" w:hAnsi="Times New Roman" w:cs="Times New Roman"/>
          <w:b/>
        </w:rPr>
        <w:t>Discussion</w:t>
      </w:r>
    </w:p>
    <w:p w14:paraId="4D0D5540" w14:textId="77777777" w:rsidR="00EE7F0A" w:rsidRDefault="00EE7F0A">
      <w:pPr>
        <w:rPr>
          <w:rFonts w:ascii="Times New Roman" w:hAnsi="Times New Roman" w:cs="Times New Roman"/>
          <w:b/>
        </w:rPr>
      </w:pPr>
    </w:p>
    <w:p w14:paraId="63D4505B" w14:textId="30BB396D" w:rsidR="00796B30" w:rsidRDefault="00796B30">
      <w:pPr>
        <w:rPr>
          <w:rFonts w:ascii="Times New Roman" w:hAnsi="Times New Roman" w:cs="Times New Roman"/>
        </w:rPr>
      </w:pPr>
      <w:r w:rsidRPr="003F001C">
        <w:rPr>
          <w:rFonts w:ascii="Times New Roman" w:hAnsi="Times New Roman" w:cs="Times New Roman"/>
        </w:rPr>
        <w:t>Mention how Ficetola et al 2018 says micro- and macro- scale are only weakly correlated, but this analysis fits with this argument that microhabitat selection</w:t>
      </w:r>
      <w:r w:rsidR="00070351" w:rsidRPr="003F001C">
        <w:rPr>
          <w:rFonts w:ascii="Times New Roman" w:hAnsi="Times New Roman" w:cs="Times New Roman"/>
        </w:rPr>
        <w:t xml:space="preserve"> determines the actual climate experienced by the individual. We aren’t saying that arboreal species live in hotter micro-climates, but perhaps the tendency to live arboreally is higher in climates that are hot because staying on the ground would be bad for thermoregulation …. Climate could be driving differences in microhabitat, not necessarily saying species are adapted to different temperatures. Also talk about how these were done on cave salamanders. That and fossorial and aquatic are probably most removed from outside climate.</w:t>
      </w:r>
    </w:p>
    <w:p w14:paraId="1996C738" w14:textId="486560CC" w:rsidR="005D39F6" w:rsidRDefault="005D39F6">
      <w:pPr>
        <w:rPr>
          <w:rFonts w:ascii="Times New Roman" w:hAnsi="Times New Roman" w:cs="Times New Roman"/>
        </w:rPr>
      </w:pPr>
    </w:p>
    <w:p w14:paraId="743F4773" w14:textId="31736272" w:rsidR="005D39F6" w:rsidRDefault="005D39F6">
      <w:pPr>
        <w:rPr>
          <w:rFonts w:ascii="Times New Roman" w:hAnsi="Times New Roman" w:cs="Times New Roman"/>
        </w:rPr>
      </w:pPr>
      <w:r>
        <w:rPr>
          <w:rFonts w:ascii="Times New Roman" w:hAnsi="Times New Roman" w:cs="Times New Roman"/>
        </w:rPr>
        <w:t xml:space="preserve">Quote from Currie 1991: PET may be interpreted as a measure of integrated, crude, ambient energy. Operationally, it is the amount of water that evaporates from a saturated surface. It depends mainly on the amount of energy available to evaporate water and, to a lesser degree, on the relative humidity. </w:t>
      </w:r>
    </w:p>
    <w:p w14:paraId="329484FC" w14:textId="06BE7BA9" w:rsidR="00354D87" w:rsidRDefault="00354D87">
      <w:pPr>
        <w:rPr>
          <w:rFonts w:ascii="Times New Roman" w:hAnsi="Times New Roman" w:cs="Times New Roman"/>
        </w:rPr>
      </w:pPr>
    </w:p>
    <w:p w14:paraId="549ABA24" w14:textId="237FEA4F" w:rsidR="00354D87" w:rsidRDefault="00354D87">
      <w:pPr>
        <w:rPr>
          <w:rFonts w:ascii="Times New Roman" w:hAnsi="Times New Roman" w:cs="Times New Roman"/>
        </w:rPr>
      </w:pPr>
      <w:r>
        <w:rPr>
          <w:rFonts w:ascii="Times New Roman" w:hAnsi="Times New Roman" w:cs="Times New Roman"/>
        </w:rPr>
        <w:t xml:space="preserve">Fossorial (6-M) very much significantly different from all others with Annual </w:t>
      </w:r>
      <w:proofErr w:type="spellStart"/>
      <w:r>
        <w:rPr>
          <w:rFonts w:ascii="Times New Roman" w:hAnsi="Times New Roman" w:cs="Times New Roman"/>
        </w:rPr>
        <w:t>Precip</w:t>
      </w:r>
      <w:proofErr w:type="spellEnd"/>
      <w:r>
        <w:rPr>
          <w:rFonts w:ascii="Times New Roman" w:hAnsi="Times New Roman" w:cs="Times New Roman"/>
        </w:rPr>
        <w:t xml:space="preserve">, </w:t>
      </w:r>
      <w:proofErr w:type="spellStart"/>
      <w:r>
        <w:rPr>
          <w:rFonts w:ascii="Times New Roman" w:hAnsi="Times New Roman" w:cs="Times New Roman"/>
        </w:rPr>
        <w:t>Precip</w:t>
      </w:r>
      <w:proofErr w:type="spellEnd"/>
      <w:r>
        <w:rPr>
          <w:rFonts w:ascii="Times New Roman" w:hAnsi="Times New Roman" w:cs="Times New Roman"/>
        </w:rPr>
        <w:t xml:space="preserve"> in the driest quarter, </w:t>
      </w:r>
      <w:proofErr w:type="spellStart"/>
      <w:r>
        <w:rPr>
          <w:rFonts w:ascii="Times New Roman" w:hAnsi="Times New Roman" w:cs="Times New Roman"/>
        </w:rPr>
        <w:t>kinda</w:t>
      </w:r>
      <w:proofErr w:type="spellEnd"/>
      <w:r>
        <w:rPr>
          <w:rFonts w:ascii="Times New Roman" w:hAnsi="Times New Roman" w:cs="Times New Roman"/>
        </w:rPr>
        <w:t xml:space="preserve"> for max temp of warmest month, </w:t>
      </w:r>
      <w:proofErr w:type="spellStart"/>
      <w:r>
        <w:rPr>
          <w:rFonts w:ascii="Times New Roman" w:hAnsi="Times New Roman" w:cs="Times New Roman"/>
        </w:rPr>
        <w:t>kinda</w:t>
      </w:r>
      <w:proofErr w:type="spellEnd"/>
      <w:r>
        <w:rPr>
          <w:rFonts w:ascii="Times New Roman" w:hAnsi="Times New Roman" w:cs="Times New Roman"/>
        </w:rPr>
        <w:t xml:space="preserve"> for Annual PET</w:t>
      </w:r>
    </w:p>
    <w:p w14:paraId="7D4C9743" w14:textId="7E53D8E0" w:rsidR="00D5531A" w:rsidRDefault="00D5531A">
      <w:pPr>
        <w:rPr>
          <w:rFonts w:ascii="Times New Roman" w:hAnsi="Times New Roman" w:cs="Times New Roman"/>
        </w:rPr>
      </w:pPr>
    </w:p>
    <w:p w14:paraId="71B40D2C" w14:textId="2E880096" w:rsidR="00D5531A" w:rsidRPr="003F001C" w:rsidRDefault="00D5531A">
      <w:pPr>
        <w:rPr>
          <w:rFonts w:ascii="Times New Roman" w:hAnsi="Times New Roman" w:cs="Times New Roman"/>
        </w:rPr>
      </w:pPr>
      <w:r>
        <w:rPr>
          <w:rFonts w:ascii="Times New Roman" w:hAnsi="Times New Roman" w:cs="Times New Roman"/>
        </w:rPr>
        <w:t>Cite Kozak and Wiens 2010 accelerated rate of climatic niche evolution underlie rapid species diversification</w:t>
      </w:r>
    </w:p>
    <w:p w14:paraId="71592FD3" w14:textId="06DC4F59" w:rsidR="00EE7F0A" w:rsidRDefault="00EE7F0A">
      <w:pPr>
        <w:rPr>
          <w:rFonts w:ascii="Times New Roman" w:hAnsi="Times New Roman" w:cs="Times New Roman"/>
          <w:b/>
        </w:rPr>
      </w:pPr>
    </w:p>
    <w:p w14:paraId="4E29C181" w14:textId="351E7754" w:rsidR="00EE7F0A" w:rsidRDefault="00EE7F0A" w:rsidP="00EE7F0A">
      <w:pPr>
        <w:rPr>
          <w:rFonts w:ascii="Times New Roman" w:hAnsi="Times New Roman" w:cs="Times New Roman"/>
          <w:b/>
        </w:rPr>
      </w:pPr>
      <w:r w:rsidRPr="00EE7F0A">
        <w:rPr>
          <w:rFonts w:ascii="Times New Roman" w:hAnsi="Times New Roman" w:cs="Times New Roman"/>
          <w:b/>
        </w:rPr>
        <w:t>Literature Cited</w:t>
      </w:r>
    </w:p>
    <w:p w14:paraId="6CD49506" w14:textId="3265FA45" w:rsidR="00A32511" w:rsidRDefault="00A32511" w:rsidP="00EE7F0A">
      <w:pPr>
        <w:rPr>
          <w:rFonts w:ascii="Times New Roman" w:hAnsi="Times New Roman" w:cs="Times New Roman"/>
          <w:b/>
        </w:rPr>
      </w:pPr>
    </w:p>
    <w:p w14:paraId="0D3F02E9" w14:textId="0D226408" w:rsidR="00A32511" w:rsidRPr="00A32511" w:rsidRDefault="00A32511" w:rsidP="00EE7F0A">
      <w:pPr>
        <w:rPr>
          <w:rFonts w:ascii="Times New Roman" w:hAnsi="Times New Roman" w:cs="Times New Roman"/>
        </w:rPr>
      </w:pPr>
      <w:r w:rsidRPr="00A32511">
        <w:rPr>
          <w:rFonts w:ascii="Times New Roman" w:hAnsi="Times New Roman" w:cs="Times New Roman"/>
        </w:rPr>
        <w:t>AmphibiaWeb. 2016. Amphibian specialists.</w:t>
      </w:r>
    </w:p>
    <w:p w14:paraId="4ECD3706" w14:textId="5A370AC9" w:rsidR="00A32511" w:rsidRDefault="00A32511" w:rsidP="00330167">
      <w:pPr>
        <w:rPr>
          <w:rFonts w:ascii="Times New Roman" w:hAnsi="Times New Roman" w:cs="Times New Roman"/>
        </w:rPr>
      </w:pPr>
    </w:p>
    <w:p w14:paraId="683B73D8" w14:textId="0C1FF4CD" w:rsidR="00552C55" w:rsidRDefault="00A32511" w:rsidP="00330167">
      <w:pPr>
        <w:rPr>
          <w:rFonts w:ascii="Times New Roman" w:hAnsi="Times New Roman" w:cs="Times New Roman"/>
        </w:rPr>
      </w:pPr>
      <w:r>
        <w:rPr>
          <w:rFonts w:ascii="Times New Roman" w:hAnsi="Times New Roman" w:cs="Times New Roman"/>
        </w:rPr>
        <w:t>Baken, E.K., and D.C. Adams. 2019. Macroevolution of arboreality in salamanders. Ecology &amp; Evolution.</w:t>
      </w:r>
      <w:bookmarkStart w:id="73" w:name="_GoBack"/>
      <w:bookmarkEnd w:id="73"/>
    </w:p>
    <w:p w14:paraId="145B9358" w14:textId="77777777" w:rsidR="00552C55" w:rsidRDefault="00552C55" w:rsidP="00552C55">
      <w:pPr>
        <w:pStyle w:val="NormalWeb"/>
        <w:rPr>
          <w:rFonts w:ascii="Times" w:hAnsi="Times"/>
          <w:color w:val="000000"/>
          <w:sz w:val="27"/>
          <w:szCs w:val="27"/>
        </w:rPr>
      </w:pPr>
      <w:r>
        <w:rPr>
          <w:rFonts w:ascii="Times" w:hAnsi="Times"/>
          <w:color w:val="000000"/>
          <w:sz w:val="27"/>
          <w:szCs w:val="27"/>
        </w:rPr>
        <w:t xml:space="preserve">Collyer, M. L. and D. C. Adams. 2019. RRPP: Linear Model Evaluation with Randomized Residuals in a Permutation </w:t>
      </w:r>
      <w:proofErr w:type="spellStart"/>
      <w:r>
        <w:rPr>
          <w:rFonts w:ascii="Times" w:hAnsi="Times"/>
          <w:color w:val="000000"/>
          <w:sz w:val="27"/>
          <w:szCs w:val="27"/>
        </w:rPr>
        <w:t>Procedure.</w:t>
      </w:r>
      <w:hyperlink r:id="rId14" w:history="1">
        <w:r>
          <w:rPr>
            <w:rStyle w:val="Hyperlink"/>
            <w:rFonts w:ascii="Times" w:hAnsi="Times"/>
            <w:sz w:val="27"/>
            <w:szCs w:val="27"/>
            <w:shd w:val="clear" w:color="auto" w:fill="FFFFFF"/>
          </w:rPr>
          <w:t>https</w:t>
        </w:r>
        <w:proofErr w:type="spellEnd"/>
        <w:r>
          <w:rPr>
            <w:rStyle w:val="Hyperlink"/>
            <w:rFonts w:ascii="Times" w:hAnsi="Times"/>
            <w:sz w:val="27"/>
            <w:szCs w:val="27"/>
            <w:shd w:val="clear" w:color="auto" w:fill="FFFFFF"/>
          </w:rPr>
          <w:t>://CRAN.R-project.org/package=RRPP</w:t>
        </w:r>
      </w:hyperlink>
    </w:p>
    <w:p w14:paraId="7866C3CA" w14:textId="40FF0F46" w:rsidR="00A32511" w:rsidRPr="00552C55" w:rsidRDefault="00552C55" w:rsidP="00552C55">
      <w:pPr>
        <w:pStyle w:val="NormalWeb"/>
        <w:rPr>
          <w:rFonts w:ascii="Times" w:hAnsi="Times"/>
          <w:color w:val="000000"/>
          <w:sz w:val="27"/>
          <w:szCs w:val="27"/>
        </w:rPr>
      </w:pPr>
      <w:r>
        <w:rPr>
          <w:rFonts w:ascii="Times" w:hAnsi="Times"/>
          <w:color w:val="000000"/>
          <w:sz w:val="27"/>
          <w:szCs w:val="27"/>
        </w:rPr>
        <w:t>Collyer, M. L. and D. C. Adams. 2018. RRPP: RRPP: An R package for fitting linear models to high</w:t>
      </w:r>
      <w:r>
        <w:rPr>
          <w:rFonts w:ascii="Cambria Math" w:hAnsi="Cambria Math" w:cs="Cambria Math"/>
          <w:color w:val="000000"/>
          <w:sz w:val="27"/>
          <w:szCs w:val="27"/>
        </w:rPr>
        <w:t>‐</w:t>
      </w:r>
      <w:r>
        <w:rPr>
          <w:rFonts w:ascii="Times" w:hAnsi="Times"/>
          <w:color w:val="000000"/>
          <w:sz w:val="27"/>
          <w:szCs w:val="27"/>
        </w:rPr>
        <w:t>dimensional data using residual randomization. Methods in Ecology and Evolution. 9(2): 1772-1779. </w:t>
      </w:r>
      <w:hyperlink r:id="rId15" w:history="1">
        <w:r>
          <w:rPr>
            <w:rStyle w:val="Hyperlink"/>
            <w:rFonts w:ascii="Times" w:hAnsi="Times"/>
            <w:sz w:val="27"/>
            <w:szCs w:val="27"/>
            <w:shd w:val="clear" w:color="auto" w:fill="FFFFFF"/>
          </w:rPr>
          <w:t>https://besjournals.onlinelibrary.wiley.com/doi/10.1111/2041-210X.13029</w:t>
        </w:r>
      </w:hyperlink>
    </w:p>
    <w:p w14:paraId="26948F7A" w14:textId="7B643835" w:rsidR="00330167" w:rsidRPr="00A32511" w:rsidRDefault="00330167" w:rsidP="00330167">
      <w:pPr>
        <w:rPr>
          <w:rFonts w:ascii="Times New Roman" w:hAnsi="Times New Roman" w:cs="Times New Roman"/>
        </w:rPr>
      </w:pPr>
      <w:r w:rsidRPr="00A32511">
        <w:rPr>
          <w:rFonts w:ascii="Times New Roman" w:hAnsi="Times New Roman" w:cs="Times New Roman"/>
        </w:rPr>
        <w:t>Hijmans, </w:t>
      </w:r>
      <w:r w:rsidR="00AA2A69" w:rsidRPr="00A32511">
        <w:rPr>
          <w:rFonts w:ascii="Times New Roman" w:hAnsi="Times New Roman" w:cs="Times New Roman"/>
        </w:rPr>
        <w:t xml:space="preserve">R.J., </w:t>
      </w:r>
      <w:r w:rsidRPr="00A32511">
        <w:rPr>
          <w:rFonts w:ascii="Times New Roman" w:hAnsi="Times New Roman" w:cs="Times New Roman"/>
        </w:rPr>
        <w:t xml:space="preserve">S.E. Cameron, J.L. Parra, P.G. Jones, A. Jarvis. 2005. Very </w:t>
      </w:r>
      <w:proofErr w:type="gramStart"/>
      <w:r w:rsidRPr="00A32511">
        <w:rPr>
          <w:rFonts w:ascii="Times New Roman" w:hAnsi="Times New Roman" w:cs="Times New Roman"/>
        </w:rPr>
        <w:t>high resolution</w:t>
      </w:r>
      <w:proofErr w:type="gramEnd"/>
      <w:r w:rsidRPr="00A32511">
        <w:rPr>
          <w:rFonts w:ascii="Times New Roman" w:hAnsi="Times New Roman" w:cs="Times New Roman"/>
        </w:rPr>
        <w:t xml:space="preserve"> interpolated climate surfaces for global land areas</w:t>
      </w:r>
    </w:p>
    <w:p w14:paraId="2C50F8B0" w14:textId="63D5D292" w:rsidR="00330167" w:rsidRPr="00A32511" w:rsidRDefault="00330167" w:rsidP="00330167">
      <w:pPr>
        <w:rPr>
          <w:rFonts w:ascii="Times New Roman" w:hAnsi="Times New Roman" w:cs="Times New Roman"/>
        </w:rPr>
      </w:pPr>
      <w:r w:rsidRPr="00A32511">
        <w:rPr>
          <w:rFonts w:ascii="Times New Roman" w:hAnsi="Times New Roman" w:cs="Times New Roman"/>
        </w:rPr>
        <w:t>International Journal of Climatology 25</w:t>
      </w:r>
      <w:r w:rsidR="00AA2A69" w:rsidRPr="00A32511">
        <w:rPr>
          <w:rFonts w:ascii="Times New Roman" w:hAnsi="Times New Roman" w:cs="Times New Roman"/>
        </w:rPr>
        <w:t>:</w:t>
      </w:r>
      <w:r w:rsidRPr="00A32511">
        <w:rPr>
          <w:rFonts w:ascii="Times New Roman" w:hAnsi="Times New Roman" w:cs="Times New Roman"/>
        </w:rPr>
        <w:t>1965-1978.</w:t>
      </w:r>
    </w:p>
    <w:p w14:paraId="04291310" w14:textId="3EECFFEC" w:rsidR="00330167" w:rsidRPr="00A32511" w:rsidRDefault="00330167" w:rsidP="00EE7F0A">
      <w:pPr>
        <w:rPr>
          <w:rFonts w:ascii="Times New Roman" w:hAnsi="Times New Roman" w:cs="Times New Roman"/>
        </w:rPr>
      </w:pPr>
    </w:p>
    <w:p w14:paraId="63E2B981" w14:textId="4D7D47C4" w:rsidR="00A32511" w:rsidRDefault="00A32511" w:rsidP="00AA2A69">
      <w:pPr>
        <w:rPr>
          <w:rFonts w:ascii="Times New Roman" w:hAnsi="Times New Roman" w:cs="Times New Roman"/>
        </w:rPr>
      </w:pPr>
      <w:r>
        <w:rPr>
          <w:rFonts w:ascii="Times New Roman" w:hAnsi="Times New Roman" w:cs="Times New Roman"/>
        </w:rPr>
        <w:t xml:space="preserve">IUCN. 2010. </w:t>
      </w:r>
      <w:r>
        <w:rPr>
          <w:rFonts w:ascii="Times New Roman" w:hAnsi="Times New Roman" w:cs="Times New Roman"/>
          <w:i/>
        </w:rPr>
        <w:t>IUCN Red List of Threatened Species Version 2010</w:t>
      </w:r>
      <w:r>
        <w:rPr>
          <w:rFonts w:ascii="Times New Roman" w:hAnsi="Times New Roman" w:cs="Times New Roman"/>
        </w:rPr>
        <w:t xml:space="preserve">. [Database]. Retrieved from: </w:t>
      </w:r>
      <w:hyperlink r:id="rId16" w:history="1">
        <w:r w:rsidRPr="00F862E1">
          <w:rPr>
            <w:rStyle w:val="Hyperlink"/>
            <w:rFonts w:ascii="Times New Roman" w:hAnsi="Times New Roman" w:cs="Times New Roman"/>
          </w:rPr>
          <w:t>www.iucnredlist.org</w:t>
        </w:r>
      </w:hyperlink>
    </w:p>
    <w:p w14:paraId="6275CC0A" w14:textId="77777777" w:rsidR="00A32511" w:rsidRPr="00A32511" w:rsidRDefault="00A32511" w:rsidP="00AA2A69">
      <w:pPr>
        <w:rPr>
          <w:rFonts w:ascii="Times New Roman" w:hAnsi="Times New Roman" w:cs="Times New Roman"/>
        </w:rPr>
      </w:pPr>
    </w:p>
    <w:p w14:paraId="3E2C3128" w14:textId="31C4BF11" w:rsidR="00AA2A69" w:rsidRPr="00A32511" w:rsidRDefault="00AA2A69" w:rsidP="00AA2A69">
      <w:pPr>
        <w:rPr>
          <w:rFonts w:ascii="Times New Roman" w:hAnsi="Times New Roman" w:cs="Times New Roman"/>
        </w:rPr>
      </w:pPr>
      <w:r w:rsidRPr="00A32511">
        <w:rPr>
          <w:rFonts w:ascii="Times New Roman" w:hAnsi="Times New Roman" w:cs="Times New Roman"/>
        </w:rPr>
        <w:t>Peterson, AT, and Y. Nakazawa. 2008. Environmental data sets matter in ecological niche modelling: an example with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invicta</w:t>
      </w:r>
      <w:proofErr w:type="spellEnd"/>
      <w:r w:rsidRPr="00A32511">
        <w:rPr>
          <w:rFonts w:ascii="Times New Roman" w:hAnsi="Times New Roman" w:cs="Times New Roman"/>
        </w:rPr>
        <w:t> and </w:t>
      </w:r>
      <w:proofErr w:type="spellStart"/>
      <w:r w:rsidRPr="00A32511">
        <w:rPr>
          <w:rFonts w:ascii="Times New Roman" w:hAnsi="Times New Roman" w:cs="Times New Roman"/>
        </w:rPr>
        <w:t>Solenopsis</w:t>
      </w:r>
      <w:proofErr w:type="spellEnd"/>
      <w:r w:rsidRPr="00A32511">
        <w:rPr>
          <w:rFonts w:ascii="Times New Roman" w:hAnsi="Times New Roman" w:cs="Times New Roman"/>
        </w:rPr>
        <w:t xml:space="preserve"> </w:t>
      </w:r>
      <w:proofErr w:type="spellStart"/>
      <w:r w:rsidRPr="00A32511">
        <w:rPr>
          <w:rFonts w:ascii="Times New Roman" w:hAnsi="Times New Roman" w:cs="Times New Roman"/>
        </w:rPr>
        <w:t>richteri</w:t>
      </w:r>
      <w:proofErr w:type="spellEnd"/>
    </w:p>
    <w:p w14:paraId="4066993B" w14:textId="0A37DCB8" w:rsidR="00AA2A69" w:rsidRPr="00A32511" w:rsidRDefault="00AA2A69" w:rsidP="00AA2A69">
      <w:pPr>
        <w:rPr>
          <w:rFonts w:ascii="Times New Roman" w:hAnsi="Times New Roman" w:cs="Times New Roman"/>
        </w:rPr>
      </w:pPr>
      <w:r w:rsidRPr="00A32511">
        <w:rPr>
          <w:rFonts w:ascii="Times New Roman" w:hAnsi="Times New Roman" w:cs="Times New Roman"/>
        </w:rPr>
        <w:t>Global Ecol. Biogeogr. 17:135-144.</w:t>
      </w:r>
    </w:p>
    <w:p w14:paraId="22D5852E" w14:textId="77777777" w:rsidR="00AA2A69" w:rsidRPr="00A32511" w:rsidRDefault="00AA2A69" w:rsidP="00EE7F0A">
      <w:pPr>
        <w:rPr>
          <w:rFonts w:ascii="Times New Roman" w:hAnsi="Times New Roman" w:cs="Times New Roman"/>
        </w:rPr>
      </w:pPr>
    </w:p>
    <w:p w14:paraId="32F15632" w14:textId="77777777" w:rsidR="00EE7F0A" w:rsidRPr="002301D8" w:rsidRDefault="00EE7F0A" w:rsidP="00EE7F0A">
      <w:pPr>
        <w:rPr>
          <w:rFonts w:ascii="Times New Roman" w:hAnsi="Times New Roman" w:cs="Times New Roman"/>
        </w:rPr>
      </w:pPr>
      <w:r w:rsidRPr="002301D8">
        <w:rPr>
          <w:rFonts w:ascii="Times New Roman" w:hAnsi="Times New Roman" w:cs="Times New Roman"/>
        </w:rPr>
        <w:t xml:space="preserve">Title, P. O. and </w:t>
      </w:r>
      <w:proofErr w:type="spellStart"/>
      <w:r w:rsidRPr="002301D8">
        <w:rPr>
          <w:rFonts w:ascii="Times New Roman" w:hAnsi="Times New Roman" w:cs="Times New Roman"/>
        </w:rPr>
        <w:t>Bemmels</w:t>
      </w:r>
      <w:proofErr w:type="spellEnd"/>
      <w:r w:rsidRPr="002301D8">
        <w:rPr>
          <w:rFonts w:ascii="Times New Roman" w:hAnsi="Times New Roman" w:cs="Times New Roman"/>
        </w:rPr>
        <w:t>, J. B. 2018</w:t>
      </w:r>
      <w:r>
        <w:rPr>
          <w:rFonts w:ascii="Times New Roman" w:hAnsi="Times New Roman" w:cs="Times New Roman"/>
        </w:rPr>
        <w:t xml:space="preserve">. </w:t>
      </w:r>
      <w:r w:rsidRPr="002301D8">
        <w:rPr>
          <w:rFonts w:ascii="Times New Roman" w:hAnsi="Times New Roman" w:cs="Times New Roman"/>
        </w:rPr>
        <w:t xml:space="preserve">ENVIREM: an expanded set of bioclimatic and topographic variables increases flexibility and improves performance of ecological niche modeling. </w:t>
      </w:r>
      <w:proofErr w:type="spellStart"/>
      <w:r w:rsidRPr="002301D8">
        <w:rPr>
          <w:rFonts w:ascii="Times New Roman" w:hAnsi="Times New Roman" w:cs="Times New Roman"/>
        </w:rPr>
        <w:t>Ecography</w:t>
      </w:r>
      <w:proofErr w:type="spellEnd"/>
      <w:r w:rsidRPr="002301D8">
        <w:rPr>
          <w:rFonts w:ascii="Times New Roman" w:hAnsi="Times New Roman" w:cs="Times New Roman"/>
        </w:rPr>
        <w:t xml:space="preserve">, 41: 291-307. </w:t>
      </w:r>
    </w:p>
    <w:p w14:paraId="6F8477F4" w14:textId="77777777" w:rsidR="00EE7F0A" w:rsidRDefault="00EE7F0A" w:rsidP="00EE7F0A">
      <w:pPr>
        <w:rPr>
          <w:rFonts w:ascii="Times New Roman" w:hAnsi="Times New Roman" w:cs="Times New Roman"/>
        </w:rPr>
      </w:pPr>
    </w:p>
    <w:p w14:paraId="4CDCD024" w14:textId="47FAC9E5" w:rsidR="00EE7F0A" w:rsidRDefault="00EE7F0A">
      <w:pPr>
        <w:rPr>
          <w:rFonts w:ascii="Times New Roman" w:hAnsi="Times New Roman" w:cs="Times New Roman"/>
          <w:b/>
        </w:rPr>
      </w:pPr>
    </w:p>
    <w:p w14:paraId="7B203293" w14:textId="77777777" w:rsidR="00EE7F0A" w:rsidRDefault="00EE7F0A">
      <w:pPr>
        <w:rPr>
          <w:rFonts w:ascii="Times New Roman" w:hAnsi="Times New Roman" w:cs="Times New Roman"/>
          <w:b/>
        </w:rPr>
      </w:pPr>
    </w:p>
    <w:p w14:paraId="7D34A27B" w14:textId="183362C9" w:rsidR="00EE7F0A" w:rsidRPr="00EE7F0A" w:rsidRDefault="00EE7F0A">
      <w:pPr>
        <w:rPr>
          <w:rFonts w:ascii="Times New Roman" w:hAnsi="Times New Roman" w:cs="Times New Roman"/>
          <w:b/>
        </w:rPr>
      </w:pPr>
      <w:r w:rsidRPr="00EE7F0A">
        <w:rPr>
          <w:rFonts w:ascii="Times New Roman" w:hAnsi="Times New Roman" w:cs="Times New Roman"/>
          <w:b/>
        </w:rPr>
        <w:t>Supplemental Material</w:t>
      </w:r>
    </w:p>
    <w:p w14:paraId="0661653B" w14:textId="77777777" w:rsidR="00EE7F0A" w:rsidRPr="00EE7F0A" w:rsidRDefault="00EE7F0A">
      <w:pPr>
        <w:rPr>
          <w:rFonts w:ascii="Times New Roman" w:hAnsi="Times New Roman" w:cs="Times New Roman"/>
          <w:u w:val="single"/>
        </w:rPr>
      </w:pPr>
    </w:p>
    <w:p w14:paraId="47D708B8" w14:textId="77777777" w:rsidR="00EE7F0A" w:rsidRDefault="00EE7F0A" w:rsidP="00EE7F0A">
      <w:pPr>
        <w:rPr>
          <w:rFonts w:ascii="Times New Roman" w:hAnsi="Times New Roman" w:cs="Times New Roman"/>
        </w:rPr>
      </w:pPr>
      <w:r>
        <w:rPr>
          <w:rFonts w:ascii="Times New Roman" w:hAnsi="Times New Roman" w:cs="Times New Roman"/>
        </w:rPr>
        <w:t>Table S1</w:t>
      </w:r>
    </w:p>
    <w:tbl>
      <w:tblPr>
        <w:tblStyle w:val="TableGrid"/>
        <w:tblW w:w="0" w:type="auto"/>
        <w:tblLook w:val="04A0" w:firstRow="1" w:lastRow="0" w:firstColumn="1" w:lastColumn="0" w:noHBand="0" w:noVBand="1"/>
      </w:tblPr>
      <w:tblGrid>
        <w:gridCol w:w="1985"/>
        <w:gridCol w:w="890"/>
        <w:gridCol w:w="1440"/>
        <w:gridCol w:w="1170"/>
        <w:gridCol w:w="3865"/>
      </w:tblGrid>
      <w:tr w:rsidR="003F5A61" w14:paraId="3F51D695" w14:textId="5549D0DD" w:rsidTr="003F5A61">
        <w:tc>
          <w:tcPr>
            <w:tcW w:w="1985" w:type="dxa"/>
          </w:tcPr>
          <w:p w14:paraId="1F76561C" w14:textId="77777777" w:rsidR="003F5A61" w:rsidRDefault="003F5A61" w:rsidP="00346C24">
            <w:pPr>
              <w:rPr>
                <w:rFonts w:ascii="Times New Roman" w:hAnsi="Times New Roman" w:cs="Times New Roman"/>
              </w:rPr>
            </w:pPr>
            <w:r>
              <w:rPr>
                <w:rFonts w:ascii="Times New Roman" w:hAnsi="Times New Roman" w:cs="Times New Roman"/>
              </w:rPr>
              <w:t>Variable</w:t>
            </w:r>
          </w:p>
        </w:tc>
        <w:tc>
          <w:tcPr>
            <w:tcW w:w="890" w:type="dxa"/>
          </w:tcPr>
          <w:p w14:paraId="19D22CCB" w14:textId="77777777" w:rsidR="003F5A61" w:rsidRDefault="003F5A61" w:rsidP="00346C24">
            <w:pPr>
              <w:rPr>
                <w:rFonts w:ascii="Times New Roman" w:hAnsi="Times New Roman" w:cs="Times New Roman"/>
              </w:rPr>
            </w:pPr>
            <w:r>
              <w:rPr>
                <w:rFonts w:ascii="Times New Roman" w:hAnsi="Times New Roman" w:cs="Times New Roman"/>
              </w:rPr>
              <w:t>Z</w:t>
            </w:r>
          </w:p>
        </w:tc>
        <w:tc>
          <w:tcPr>
            <w:tcW w:w="1440" w:type="dxa"/>
          </w:tcPr>
          <w:p w14:paraId="2F0D1933" w14:textId="77777777" w:rsidR="003F5A61" w:rsidRDefault="003F5A61" w:rsidP="00346C24">
            <w:pPr>
              <w:rPr>
                <w:rFonts w:ascii="Times New Roman" w:hAnsi="Times New Roman" w:cs="Times New Roman"/>
              </w:rPr>
            </w:pPr>
            <w:r>
              <w:rPr>
                <w:rFonts w:ascii="Times New Roman" w:hAnsi="Times New Roman" w:cs="Times New Roman"/>
              </w:rPr>
              <w:t>Pairwise P</w:t>
            </w:r>
          </w:p>
        </w:tc>
        <w:tc>
          <w:tcPr>
            <w:tcW w:w="1170" w:type="dxa"/>
          </w:tcPr>
          <w:p w14:paraId="248C8EDF" w14:textId="77777777" w:rsidR="003F5A61" w:rsidRDefault="003F5A61" w:rsidP="00346C24">
            <w:pPr>
              <w:rPr>
                <w:rFonts w:ascii="Times New Roman" w:hAnsi="Times New Roman" w:cs="Times New Roman"/>
              </w:rPr>
            </w:pPr>
            <w:r>
              <w:rPr>
                <w:rFonts w:ascii="Times New Roman" w:hAnsi="Times New Roman" w:cs="Times New Roman"/>
              </w:rPr>
              <w:t>Alpha</w:t>
            </w:r>
          </w:p>
        </w:tc>
        <w:tc>
          <w:tcPr>
            <w:tcW w:w="3865" w:type="dxa"/>
          </w:tcPr>
          <w:p w14:paraId="0BDE9192" w14:textId="7608AB98" w:rsidR="003F5A61" w:rsidRDefault="003F5A61" w:rsidP="00346C24">
            <w:pPr>
              <w:rPr>
                <w:rFonts w:ascii="Times New Roman" w:hAnsi="Times New Roman" w:cs="Times New Roman"/>
              </w:rPr>
            </w:pPr>
            <w:r>
              <w:rPr>
                <w:rFonts w:ascii="Times New Roman" w:hAnsi="Times New Roman" w:cs="Times New Roman"/>
              </w:rPr>
              <w:t>Variable Justification</w:t>
            </w:r>
          </w:p>
        </w:tc>
      </w:tr>
      <w:tr w:rsidR="003F5A61" w14:paraId="1445A308" w14:textId="74833500" w:rsidTr="003F5A61">
        <w:tc>
          <w:tcPr>
            <w:tcW w:w="1985" w:type="dxa"/>
          </w:tcPr>
          <w:p w14:paraId="41A1D63D" w14:textId="77777777" w:rsidR="003F5A61" w:rsidRDefault="003F5A61" w:rsidP="00346C24">
            <w:pPr>
              <w:rPr>
                <w:rFonts w:ascii="Times New Roman" w:hAnsi="Times New Roman" w:cs="Times New Roman"/>
              </w:rPr>
            </w:pPr>
            <w:r>
              <w:rPr>
                <w:rFonts w:ascii="Times New Roman" w:hAnsi="Times New Roman" w:cs="Times New Roman"/>
              </w:rPr>
              <w:t>BIO1</w:t>
            </w:r>
          </w:p>
        </w:tc>
        <w:tc>
          <w:tcPr>
            <w:tcW w:w="890" w:type="dxa"/>
          </w:tcPr>
          <w:p w14:paraId="78A4C044" w14:textId="77777777" w:rsidR="003F5A61" w:rsidRDefault="003F5A61" w:rsidP="00346C24">
            <w:pPr>
              <w:rPr>
                <w:rFonts w:ascii="Times New Roman" w:hAnsi="Times New Roman" w:cs="Times New Roman"/>
              </w:rPr>
            </w:pPr>
          </w:p>
        </w:tc>
        <w:tc>
          <w:tcPr>
            <w:tcW w:w="1440" w:type="dxa"/>
          </w:tcPr>
          <w:p w14:paraId="6370F64C"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FA5BCB7" w14:textId="77777777" w:rsidR="003F5A61" w:rsidRDefault="003F5A61" w:rsidP="00346C24">
            <w:pPr>
              <w:rPr>
                <w:rFonts w:ascii="Times New Roman" w:hAnsi="Times New Roman" w:cs="Times New Roman"/>
              </w:rPr>
            </w:pPr>
            <w:r>
              <w:rPr>
                <w:rFonts w:ascii="Times New Roman" w:hAnsi="Times New Roman" w:cs="Times New Roman"/>
              </w:rPr>
              <w:t>0.05/12</w:t>
            </w:r>
          </w:p>
        </w:tc>
        <w:tc>
          <w:tcPr>
            <w:tcW w:w="3865" w:type="dxa"/>
          </w:tcPr>
          <w:p w14:paraId="68952C38" w14:textId="76201489"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D4D79AB" w14:textId="3DCE5DD9" w:rsidTr="003F5A61">
        <w:tc>
          <w:tcPr>
            <w:tcW w:w="1985" w:type="dxa"/>
          </w:tcPr>
          <w:p w14:paraId="4E8C28C5" w14:textId="77777777" w:rsidR="003F5A61" w:rsidRDefault="003F5A61" w:rsidP="00346C24">
            <w:pPr>
              <w:rPr>
                <w:rFonts w:ascii="Times New Roman" w:hAnsi="Times New Roman" w:cs="Times New Roman"/>
              </w:rPr>
            </w:pPr>
            <w:r>
              <w:rPr>
                <w:rFonts w:ascii="Times New Roman" w:hAnsi="Times New Roman" w:cs="Times New Roman"/>
              </w:rPr>
              <w:t>BIO5</w:t>
            </w:r>
          </w:p>
        </w:tc>
        <w:tc>
          <w:tcPr>
            <w:tcW w:w="890" w:type="dxa"/>
          </w:tcPr>
          <w:p w14:paraId="7204F69D" w14:textId="77777777" w:rsidR="003F5A61" w:rsidRDefault="003F5A61" w:rsidP="00346C24">
            <w:pPr>
              <w:rPr>
                <w:rFonts w:ascii="Times New Roman" w:hAnsi="Times New Roman" w:cs="Times New Roman"/>
              </w:rPr>
            </w:pPr>
          </w:p>
        </w:tc>
        <w:tc>
          <w:tcPr>
            <w:tcW w:w="1440" w:type="dxa"/>
          </w:tcPr>
          <w:p w14:paraId="4375D833"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1AF3FD6A" w14:textId="77777777" w:rsidR="003F5A61" w:rsidRDefault="003F5A61" w:rsidP="00346C24">
            <w:pPr>
              <w:rPr>
                <w:rFonts w:ascii="Times New Roman" w:hAnsi="Times New Roman" w:cs="Times New Roman"/>
              </w:rPr>
            </w:pPr>
            <w:r>
              <w:rPr>
                <w:rFonts w:ascii="Times New Roman" w:hAnsi="Times New Roman" w:cs="Times New Roman"/>
              </w:rPr>
              <w:t>0.05/7</w:t>
            </w:r>
          </w:p>
        </w:tc>
        <w:tc>
          <w:tcPr>
            <w:tcW w:w="3865" w:type="dxa"/>
          </w:tcPr>
          <w:p w14:paraId="30F33130" w14:textId="4DA1F637"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E4705F2" w14:textId="7CB2D2BA" w:rsidTr="003F5A61">
        <w:tc>
          <w:tcPr>
            <w:tcW w:w="1985" w:type="dxa"/>
          </w:tcPr>
          <w:p w14:paraId="40414467" w14:textId="77777777" w:rsidR="003F5A61" w:rsidRDefault="003F5A61" w:rsidP="00346C24">
            <w:pPr>
              <w:rPr>
                <w:rFonts w:ascii="Times New Roman" w:hAnsi="Times New Roman" w:cs="Times New Roman"/>
              </w:rPr>
            </w:pPr>
            <w:r>
              <w:rPr>
                <w:rFonts w:ascii="Times New Roman" w:hAnsi="Times New Roman" w:cs="Times New Roman"/>
              </w:rPr>
              <w:t>BIO6</w:t>
            </w:r>
          </w:p>
        </w:tc>
        <w:tc>
          <w:tcPr>
            <w:tcW w:w="890" w:type="dxa"/>
          </w:tcPr>
          <w:p w14:paraId="22E9EE80" w14:textId="77777777" w:rsidR="003F5A61" w:rsidRDefault="003F5A61" w:rsidP="00346C24">
            <w:pPr>
              <w:rPr>
                <w:rFonts w:ascii="Times New Roman" w:hAnsi="Times New Roman" w:cs="Times New Roman"/>
              </w:rPr>
            </w:pPr>
          </w:p>
        </w:tc>
        <w:tc>
          <w:tcPr>
            <w:tcW w:w="1440" w:type="dxa"/>
          </w:tcPr>
          <w:p w14:paraId="036F5821"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6194A33B" w14:textId="77777777" w:rsidR="003F5A61" w:rsidRDefault="003F5A61" w:rsidP="00346C24">
            <w:pPr>
              <w:rPr>
                <w:rFonts w:ascii="Times New Roman" w:hAnsi="Times New Roman" w:cs="Times New Roman"/>
              </w:rPr>
            </w:pPr>
            <w:r>
              <w:rPr>
                <w:rFonts w:ascii="Times New Roman" w:hAnsi="Times New Roman" w:cs="Times New Roman"/>
              </w:rPr>
              <w:t>0.05/11</w:t>
            </w:r>
          </w:p>
        </w:tc>
        <w:tc>
          <w:tcPr>
            <w:tcW w:w="3865" w:type="dxa"/>
          </w:tcPr>
          <w:p w14:paraId="734B3708" w14:textId="596F85B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B57E4C3" w14:textId="278B2BB6" w:rsidTr="003F5A61">
        <w:tc>
          <w:tcPr>
            <w:tcW w:w="1985" w:type="dxa"/>
          </w:tcPr>
          <w:p w14:paraId="25BBE3E4" w14:textId="77777777" w:rsidR="003F5A61" w:rsidRDefault="003F5A61" w:rsidP="00346C24">
            <w:pPr>
              <w:rPr>
                <w:rFonts w:ascii="Times New Roman" w:hAnsi="Times New Roman" w:cs="Times New Roman"/>
              </w:rPr>
            </w:pPr>
            <w:r>
              <w:rPr>
                <w:rFonts w:ascii="Times New Roman" w:hAnsi="Times New Roman" w:cs="Times New Roman"/>
              </w:rPr>
              <w:t>BIO12</w:t>
            </w:r>
          </w:p>
        </w:tc>
        <w:tc>
          <w:tcPr>
            <w:tcW w:w="890" w:type="dxa"/>
          </w:tcPr>
          <w:p w14:paraId="3422668A" w14:textId="77777777" w:rsidR="003F5A61" w:rsidRDefault="003F5A61" w:rsidP="00346C24">
            <w:pPr>
              <w:rPr>
                <w:rFonts w:ascii="Times New Roman" w:hAnsi="Times New Roman" w:cs="Times New Roman"/>
              </w:rPr>
            </w:pPr>
          </w:p>
        </w:tc>
        <w:tc>
          <w:tcPr>
            <w:tcW w:w="1440" w:type="dxa"/>
          </w:tcPr>
          <w:p w14:paraId="26C48544" w14:textId="76633752" w:rsidR="003F5A61" w:rsidRDefault="003F5A61" w:rsidP="00346C24">
            <w:pPr>
              <w:rPr>
                <w:rFonts w:ascii="Times New Roman" w:hAnsi="Times New Roman" w:cs="Times New Roman"/>
              </w:rPr>
            </w:pPr>
            <w:r>
              <w:rPr>
                <w:rFonts w:ascii="Times New Roman" w:hAnsi="Times New Roman" w:cs="Times New Roman"/>
              </w:rPr>
              <w:t>0.00</w:t>
            </w:r>
            <w:r w:rsidR="00330167">
              <w:rPr>
                <w:rFonts w:ascii="Times New Roman" w:hAnsi="Times New Roman" w:cs="Times New Roman"/>
              </w:rPr>
              <w:t>6</w:t>
            </w:r>
          </w:p>
        </w:tc>
        <w:tc>
          <w:tcPr>
            <w:tcW w:w="1170" w:type="dxa"/>
          </w:tcPr>
          <w:p w14:paraId="5C393FF8" w14:textId="77777777" w:rsidR="003F5A61" w:rsidRDefault="003F5A61" w:rsidP="00346C24">
            <w:pPr>
              <w:rPr>
                <w:rFonts w:ascii="Times New Roman" w:hAnsi="Times New Roman" w:cs="Times New Roman"/>
              </w:rPr>
            </w:pPr>
            <w:r>
              <w:rPr>
                <w:rFonts w:ascii="Times New Roman" w:hAnsi="Times New Roman" w:cs="Times New Roman"/>
              </w:rPr>
              <w:t>0.05/6</w:t>
            </w:r>
          </w:p>
        </w:tc>
        <w:tc>
          <w:tcPr>
            <w:tcW w:w="3865" w:type="dxa"/>
          </w:tcPr>
          <w:p w14:paraId="2118BE0F" w14:textId="26692F8C"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D30AFFB" w14:textId="4D40103A" w:rsidTr="003F5A61">
        <w:tc>
          <w:tcPr>
            <w:tcW w:w="1985" w:type="dxa"/>
          </w:tcPr>
          <w:p w14:paraId="15EFD440" w14:textId="77777777" w:rsidR="003F5A61" w:rsidRDefault="003F5A61" w:rsidP="00346C24">
            <w:pPr>
              <w:rPr>
                <w:rFonts w:ascii="Times New Roman" w:hAnsi="Times New Roman" w:cs="Times New Roman"/>
              </w:rPr>
            </w:pPr>
            <w:r>
              <w:rPr>
                <w:rFonts w:ascii="Times New Roman" w:hAnsi="Times New Roman" w:cs="Times New Roman"/>
              </w:rPr>
              <w:t>BIO16</w:t>
            </w:r>
          </w:p>
        </w:tc>
        <w:tc>
          <w:tcPr>
            <w:tcW w:w="890" w:type="dxa"/>
          </w:tcPr>
          <w:p w14:paraId="2CAE52B3" w14:textId="77777777" w:rsidR="003F5A61" w:rsidRDefault="003F5A61" w:rsidP="00346C24">
            <w:pPr>
              <w:rPr>
                <w:rFonts w:ascii="Times New Roman" w:hAnsi="Times New Roman" w:cs="Times New Roman"/>
              </w:rPr>
            </w:pPr>
          </w:p>
        </w:tc>
        <w:tc>
          <w:tcPr>
            <w:tcW w:w="1440" w:type="dxa"/>
          </w:tcPr>
          <w:p w14:paraId="36A76064"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4E299B1E" w14:textId="77777777" w:rsidR="003F5A61" w:rsidRDefault="003F5A61" w:rsidP="00346C24">
            <w:pPr>
              <w:rPr>
                <w:rFonts w:ascii="Times New Roman" w:hAnsi="Times New Roman" w:cs="Times New Roman"/>
              </w:rPr>
            </w:pPr>
            <w:r>
              <w:rPr>
                <w:rFonts w:ascii="Times New Roman" w:hAnsi="Times New Roman" w:cs="Times New Roman"/>
              </w:rPr>
              <w:t>0.05/8</w:t>
            </w:r>
          </w:p>
        </w:tc>
        <w:tc>
          <w:tcPr>
            <w:tcW w:w="3865" w:type="dxa"/>
          </w:tcPr>
          <w:p w14:paraId="2DBB658D" w14:textId="2C51C99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0A028A6E" w14:textId="09339BF5" w:rsidTr="003F5A61">
        <w:tc>
          <w:tcPr>
            <w:tcW w:w="1985" w:type="dxa"/>
          </w:tcPr>
          <w:p w14:paraId="3FDC011B" w14:textId="77777777" w:rsidR="003F5A61" w:rsidRDefault="003F5A61" w:rsidP="00346C24">
            <w:pPr>
              <w:rPr>
                <w:rFonts w:ascii="Times New Roman" w:hAnsi="Times New Roman" w:cs="Times New Roman"/>
              </w:rPr>
            </w:pPr>
            <w:r>
              <w:rPr>
                <w:rFonts w:ascii="Times New Roman" w:hAnsi="Times New Roman" w:cs="Times New Roman"/>
              </w:rPr>
              <w:t>BIO17</w:t>
            </w:r>
          </w:p>
        </w:tc>
        <w:tc>
          <w:tcPr>
            <w:tcW w:w="890" w:type="dxa"/>
          </w:tcPr>
          <w:p w14:paraId="7623493D" w14:textId="77777777" w:rsidR="003F5A61" w:rsidRDefault="003F5A61" w:rsidP="00346C24">
            <w:pPr>
              <w:rPr>
                <w:rFonts w:ascii="Times New Roman" w:hAnsi="Times New Roman" w:cs="Times New Roman"/>
              </w:rPr>
            </w:pPr>
          </w:p>
        </w:tc>
        <w:tc>
          <w:tcPr>
            <w:tcW w:w="1440" w:type="dxa"/>
          </w:tcPr>
          <w:p w14:paraId="42BDA099" w14:textId="77777777" w:rsidR="003F5A61" w:rsidRDefault="003F5A61" w:rsidP="00346C24">
            <w:pPr>
              <w:rPr>
                <w:rFonts w:ascii="Times New Roman" w:hAnsi="Times New Roman" w:cs="Times New Roman"/>
              </w:rPr>
            </w:pPr>
            <w:r>
              <w:rPr>
                <w:rFonts w:ascii="Times New Roman" w:hAnsi="Times New Roman" w:cs="Times New Roman"/>
              </w:rPr>
              <w:t>0.236</w:t>
            </w:r>
          </w:p>
        </w:tc>
        <w:tc>
          <w:tcPr>
            <w:tcW w:w="1170" w:type="dxa"/>
          </w:tcPr>
          <w:p w14:paraId="7FC6D5BC" w14:textId="77777777" w:rsidR="003F5A61" w:rsidRDefault="003F5A61" w:rsidP="00346C24">
            <w:pPr>
              <w:rPr>
                <w:rFonts w:ascii="Times New Roman" w:hAnsi="Times New Roman" w:cs="Times New Roman"/>
              </w:rPr>
            </w:pPr>
          </w:p>
        </w:tc>
        <w:tc>
          <w:tcPr>
            <w:tcW w:w="3865" w:type="dxa"/>
          </w:tcPr>
          <w:p w14:paraId="1BF2AF4B" w14:textId="58AF03B0"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386CC07" w14:textId="483B86F2" w:rsidTr="003F5A61">
        <w:tc>
          <w:tcPr>
            <w:tcW w:w="1985" w:type="dxa"/>
          </w:tcPr>
          <w:p w14:paraId="1E855EA0" w14:textId="77777777" w:rsidR="003F5A61" w:rsidRDefault="003F5A61" w:rsidP="00346C24">
            <w:pPr>
              <w:rPr>
                <w:rFonts w:ascii="Times New Roman" w:hAnsi="Times New Roman" w:cs="Times New Roman"/>
              </w:rPr>
            </w:pPr>
            <w:r>
              <w:rPr>
                <w:rFonts w:ascii="Times New Roman" w:hAnsi="Times New Roman" w:cs="Times New Roman"/>
              </w:rPr>
              <w:t>PET Annual</w:t>
            </w:r>
          </w:p>
        </w:tc>
        <w:tc>
          <w:tcPr>
            <w:tcW w:w="890" w:type="dxa"/>
          </w:tcPr>
          <w:p w14:paraId="7D8BF098" w14:textId="77777777" w:rsidR="003F5A61" w:rsidRDefault="003F5A61" w:rsidP="00346C24">
            <w:pPr>
              <w:rPr>
                <w:rFonts w:ascii="Times New Roman" w:hAnsi="Times New Roman" w:cs="Times New Roman"/>
              </w:rPr>
            </w:pPr>
          </w:p>
        </w:tc>
        <w:tc>
          <w:tcPr>
            <w:tcW w:w="1440" w:type="dxa"/>
          </w:tcPr>
          <w:p w14:paraId="7C99FA91"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3A2E768D" w14:textId="77777777" w:rsidR="003F5A61" w:rsidRDefault="003F5A61" w:rsidP="00346C24">
            <w:pPr>
              <w:rPr>
                <w:rFonts w:ascii="Times New Roman" w:hAnsi="Times New Roman" w:cs="Times New Roman"/>
              </w:rPr>
            </w:pPr>
            <w:r>
              <w:rPr>
                <w:rFonts w:ascii="Times New Roman" w:hAnsi="Times New Roman" w:cs="Times New Roman"/>
              </w:rPr>
              <w:t>0.05/9</w:t>
            </w:r>
          </w:p>
        </w:tc>
        <w:tc>
          <w:tcPr>
            <w:tcW w:w="3865" w:type="dxa"/>
          </w:tcPr>
          <w:p w14:paraId="2EB4BC52" w14:textId="421F29C4"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2BF92F19" w14:textId="66A9576D" w:rsidTr="003F5A61">
        <w:tc>
          <w:tcPr>
            <w:tcW w:w="1985" w:type="dxa"/>
          </w:tcPr>
          <w:p w14:paraId="054DE2FE" w14:textId="77777777" w:rsidR="003F5A61" w:rsidRDefault="003F5A61" w:rsidP="00346C24">
            <w:pPr>
              <w:rPr>
                <w:rFonts w:ascii="Times New Roman" w:hAnsi="Times New Roman" w:cs="Times New Roman"/>
              </w:rPr>
            </w:pPr>
            <w:r>
              <w:rPr>
                <w:rFonts w:ascii="Times New Roman" w:hAnsi="Times New Roman" w:cs="Times New Roman"/>
              </w:rPr>
              <w:lastRenderedPageBreak/>
              <w:t>PET of Wettest Q</w:t>
            </w:r>
          </w:p>
        </w:tc>
        <w:tc>
          <w:tcPr>
            <w:tcW w:w="890" w:type="dxa"/>
          </w:tcPr>
          <w:p w14:paraId="1809D177" w14:textId="77777777" w:rsidR="003F5A61" w:rsidRDefault="003F5A61" w:rsidP="00346C24">
            <w:pPr>
              <w:rPr>
                <w:rFonts w:ascii="Times New Roman" w:hAnsi="Times New Roman" w:cs="Times New Roman"/>
              </w:rPr>
            </w:pPr>
          </w:p>
        </w:tc>
        <w:tc>
          <w:tcPr>
            <w:tcW w:w="1440" w:type="dxa"/>
          </w:tcPr>
          <w:p w14:paraId="4BB575A2" w14:textId="77777777" w:rsidR="003F5A61" w:rsidRDefault="003F5A61" w:rsidP="00346C24">
            <w:pPr>
              <w:rPr>
                <w:rFonts w:ascii="Times New Roman" w:hAnsi="Times New Roman" w:cs="Times New Roman"/>
              </w:rPr>
            </w:pPr>
            <w:r>
              <w:rPr>
                <w:rFonts w:ascii="Times New Roman" w:hAnsi="Times New Roman" w:cs="Times New Roman"/>
              </w:rPr>
              <w:t>0.332</w:t>
            </w:r>
          </w:p>
        </w:tc>
        <w:tc>
          <w:tcPr>
            <w:tcW w:w="1170" w:type="dxa"/>
          </w:tcPr>
          <w:p w14:paraId="0B6E928F" w14:textId="77777777" w:rsidR="003F5A61" w:rsidRDefault="003F5A61" w:rsidP="00346C24">
            <w:pPr>
              <w:rPr>
                <w:rFonts w:ascii="Times New Roman" w:hAnsi="Times New Roman" w:cs="Times New Roman"/>
              </w:rPr>
            </w:pPr>
          </w:p>
        </w:tc>
        <w:tc>
          <w:tcPr>
            <w:tcW w:w="3865" w:type="dxa"/>
          </w:tcPr>
          <w:p w14:paraId="098BCEF0" w14:textId="4BDFBD16"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B98E334" w14:textId="538E7499" w:rsidTr="003F5A61">
        <w:tc>
          <w:tcPr>
            <w:tcW w:w="1985" w:type="dxa"/>
          </w:tcPr>
          <w:p w14:paraId="11909FF0" w14:textId="77777777" w:rsidR="003F5A61" w:rsidRDefault="003F5A61" w:rsidP="00346C24">
            <w:pPr>
              <w:rPr>
                <w:rFonts w:ascii="Times New Roman" w:hAnsi="Times New Roman" w:cs="Times New Roman"/>
              </w:rPr>
            </w:pPr>
            <w:r>
              <w:rPr>
                <w:rFonts w:ascii="Times New Roman" w:hAnsi="Times New Roman" w:cs="Times New Roman"/>
              </w:rPr>
              <w:t>PET of Driest Q</w:t>
            </w:r>
          </w:p>
        </w:tc>
        <w:tc>
          <w:tcPr>
            <w:tcW w:w="890" w:type="dxa"/>
          </w:tcPr>
          <w:p w14:paraId="74546318" w14:textId="77777777" w:rsidR="003F5A61" w:rsidRDefault="003F5A61" w:rsidP="00346C24">
            <w:pPr>
              <w:rPr>
                <w:rFonts w:ascii="Times New Roman" w:hAnsi="Times New Roman" w:cs="Times New Roman"/>
              </w:rPr>
            </w:pPr>
          </w:p>
        </w:tc>
        <w:tc>
          <w:tcPr>
            <w:tcW w:w="1440" w:type="dxa"/>
          </w:tcPr>
          <w:p w14:paraId="646A96AA" w14:textId="77777777" w:rsidR="003F5A61" w:rsidRDefault="003F5A61" w:rsidP="00346C24">
            <w:pPr>
              <w:rPr>
                <w:rFonts w:ascii="Times New Roman" w:hAnsi="Times New Roman" w:cs="Times New Roman"/>
              </w:rPr>
            </w:pPr>
            <w:r>
              <w:rPr>
                <w:rFonts w:ascii="Times New Roman" w:hAnsi="Times New Roman" w:cs="Times New Roman"/>
              </w:rPr>
              <w:t>0.217</w:t>
            </w:r>
          </w:p>
        </w:tc>
        <w:tc>
          <w:tcPr>
            <w:tcW w:w="1170" w:type="dxa"/>
          </w:tcPr>
          <w:p w14:paraId="6822D6D7" w14:textId="77777777" w:rsidR="003F5A61" w:rsidRDefault="003F5A61" w:rsidP="00346C24">
            <w:pPr>
              <w:rPr>
                <w:rFonts w:ascii="Times New Roman" w:hAnsi="Times New Roman" w:cs="Times New Roman"/>
              </w:rPr>
            </w:pPr>
          </w:p>
        </w:tc>
        <w:tc>
          <w:tcPr>
            <w:tcW w:w="3865" w:type="dxa"/>
          </w:tcPr>
          <w:p w14:paraId="1B1C0041" w14:textId="7D03DE83"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9AF5B00" w14:textId="1C427BF5" w:rsidTr="003F5A61">
        <w:tc>
          <w:tcPr>
            <w:tcW w:w="1985" w:type="dxa"/>
          </w:tcPr>
          <w:p w14:paraId="53510759" w14:textId="77777777" w:rsidR="003F5A61" w:rsidRDefault="003F5A61" w:rsidP="00346C24">
            <w:pPr>
              <w:rPr>
                <w:rFonts w:ascii="Times New Roman" w:hAnsi="Times New Roman" w:cs="Times New Roman"/>
              </w:rPr>
            </w:pPr>
            <w:r>
              <w:rPr>
                <w:rFonts w:ascii="Times New Roman" w:hAnsi="Times New Roman" w:cs="Times New Roman"/>
              </w:rPr>
              <w:t>Elevation</w:t>
            </w:r>
          </w:p>
        </w:tc>
        <w:tc>
          <w:tcPr>
            <w:tcW w:w="890" w:type="dxa"/>
          </w:tcPr>
          <w:p w14:paraId="6693C9C8" w14:textId="77777777" w:rsidR="003F5A61" w:rsidRDefault="003F5A61" w:rsidP="00346C24">
            <w:pPr>
              <w:rPr>
                <w:rFonts w:ascii="Times New Roman" w:hAnsi="Times New Roman" w:cs="Times New Roman"/>
              </w:rPr>
            </w:pPr>
          </w:p>
        </w:tc>
        <w:tc>
          <w:tcPr>
            <w:tcW w:w="1440" w:type="dxa"/>
          </w:tcPr>
          <w:p w14:paraId="4EB0DF70"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278A719" w14:textId="77777777" w:rsidR="003F5A61" w:rsidRDefault="003F5A61" w:rsidP="00346C24">
            <w:pPr>
              <w:rPr>
                <w:rFonts w:ascii="Times New Roman" w:hAnsi="Times New Roman" w:cs="Times New Roman"/>
              </w:rPr>
            </w:pPr>
            <w:r>
              <w:rPr>
                <w:rFonts w:ascii="Times New Roman" w:hAnsi="Times New Roman" w:cs="Times New Roman"/>
              </w:rPr>
              <w:t>0.05/10</w:t>
            </w:r>
          </w:p>
        </w:tc>
        <w:tc>
          <w:tcPr>
            <w:tcW w:w="3865" w:type="dxa"/>
          </w:tcPr>
          <w:p w14:paraId="3D9A1E47" w14:textId="77777777" w:rsidR="003F5A61" w:rsidRDefault="003F5A61" w:rsidP="00346C24">
            <w:pPr>
              <w:rPr>
                <w:rFonts w:ascii="Times New Roman" w:hAnsi="Times New Roman" w:cs="Times New Roman"/>
              </w:rPr>
            </w:pPr>
          </w:p>
        </w:tc>
      </w:tr>
      <w:tr w:rsidR="003F5A61" w14:paraId="6F1D50D2" w14:textId="5C884D14" w:rsidTr="003F5A61">
        <w:tc>
          <w:tcPr>
            <w:tcW w:w="1985" w:type="dxa"/>
          </w:tcPr>
          <w:p w14:paraId="7742DEA5" w14:textId="77777777" w:rsidR="003F5A61" w:rsidRDefault="003F5A61" w:rsidP="00346C24">
            <w:pPr>
              <w:rPr>
                <w:rFonts w:ascii="Times New Roman" w:hAnsi="Times New Roman" w:cs="Times New Roman"/>
              </w:rPr>
            </w:pPr>
            <w:r>
              <w:rPr>
                <w:rFonts w:ascii="Times New Roman" w:hAnsi="Times New Roman" w:cs="Times New Roman"/>
              </w:rPr>
              <w:t>Cloud Cover</w:t>
            </w:r>
          </w:p>
        </w:tc>
        <w:tc>
          <w:tcPr>
            <w:tcW w:w="890" w:type="dxa"/>
          </w:tcPr>
          <w:p w14:paraId="5B64635D" w14:textId="77777777" w:rsidR="003F5A61" w:rsidRDefault="003F5A61" w:rsidP="00346C24">
            <w:pPr>
              <w:rPr>
                <w:rFonts w:ascii="Times New Roman" w:hAnsi="Times New Roman" w:cs="Times New Roman"/>
              </w:rPr>
            </w:pPr>
          </w:p>
        </w:tc>
        <w:tc>
          <w:tcPr>
            <w:tcW w:w="1440" w:type="dxa"/>
          </w:tcPr>
          <w:p w14:paraId="3544D7B4" w14:textId="77777777" w:rsidR="003F5A61" w:rsidRDefault="003F5A61" w:rsidP="00346C24">
            <w:pPr>
              <w:rPr>
                <w:rFonts w:ascii="Times New Roman" w:hAnsi="Times New Roman" w:cs="Times New Roman"/>
              </w:rPr>
            </w:pPr>
            <w:r>
              <w:rPr>
                <w:rFonts w:ascii="Times New Roman" w:hAnsi="Times New Roman" w:cs="Times New Roman"/>
              </w:rPr>
              <w:t>0.212</w:t>
            </w:r>
          </w:p>
        </w:tc>
        <w:tc>
          <w:tcPr>
            <w:tcW w:w="1170" w:type="dxa"/>
          </w:tcPr>
          <w:p w14:paraId="2D13E3F7" w14:textId="77777777" w:rsidR="003F5A61" w:rsidRDefault="003F5A61" w:rsidP="00346C24">
            <w:pPr>
              <w:rPr>
                <w:rFonts w:ascii="Times New Roman" w:hAnsi="Times New Roman" w:cs="Times New Roman"/>
              </w:rPr>
            </w:pPr>
          </w:p>
        </w:tc>
        <w:tc>
          <w:tcPr>
            <w:tcW w:w="3865" w:type="dxa"/>
          </w:tcPr>
          <w:p w14:paraId="7401D673" w14:textId="77777777" w:rsidR="003F5A61" w:rsidRDefault="003F5A61" w:rsidP="00346C24">
            <w:pPr>
              <w:rPr>
                <w:rFonts w:ascii="Times New Roman" w:hAnsi="Times New Roman" w:cs="Times New Roman"/>
              </w:rPr>
            </w:pPr>
          </w:p>
        </w:tc>
      </w:tr>
      <w:tr w:rsidR="003F5A61" w14:paraId="2EE166D9" w14:textId="058CDFFC" w:rsidTr="003F5A61">
        <w:tc>
          <w:tcPr>
            <w:tcW w:w="1985" w:type="dxa"/>
          </w:tcPr>
          <w:p w14:paraId="52B27D2D" w14:textId="77777777" w:rsidR="003F5A61" w:rsidRDefault="003F5A61" w:rsidP="00346C24">
            <w:pPr>
              <w:rPr>
                <w:rFonts w:ascii="Times New Roman" w:hAnsi="Times New Roman" w:cs="Times New Roman"/>
              </w:rPr>
            </w:pPr>
            <w:r>
              <w:rPr>
                <w:rFonts w:ascii="Times New Roman" w:hAnsi="Times New Roman" w:cs="Times New Roman"/>
              </w:rPr>
              <w:t>Climatic Moisture</w:t>
            </w:r>
          </w:p>
        </w:tc>
        <w:tc>
          <w:tcPr>
            <w:tcW w:w="890" w:type="dxa"/>
          </w:tcPr>
          <w:p w14:paraId="24790EFA" w14:textId="77777777" w:rsidR="003F5A61" w:rsidRDefault="003F5A61" w:rsidP="00346C24">
            <w:pPr>
              <w:rPr>
                <w:rFonts w:ascii="Times New Roman" w:hAnsi="Times New Roman" w:cs="Times New Roman"/>
              </w:rPr>
            </w:pPr>
          </w:p>
        </w:tc>
        <w:tc>
          <w:tcPr>
            <w:tcW w:w="1440" w:type="dxa"/>
          </w:tcPr>
          <w:p w14:paraId="53404850" w14:textId="77777777" w:rsidR="003F5A61" w:rsidRDefault="003F5A61" w:rsidP="00346C24">
            <w:pPr>
              <w:rPr>
                <w:rFonts w:ascii="Times New Roman" w:hAnsi="Times New Roman" w:cs="Times New Roman"/>
              </w:rPr>
            </w:pPr>
            <w:r>
              <w:rPr>
                <w:rFonts w:ascii="Times New Roman" w:hAnsi="Times New Roman" w:cs="Times New Roman"/>
              </w:rPr>
              <w:t>0.833</w:t>
            </w:r>
          </w:p>
        </w:tc>
        <w:tc>
          <w:tcPr>
            <w:tcW w:w="1170" w:type="dxa"/>
          </w:tcPr>
          <w:p w14:paraId="64230771" w14:textId="77777777" w:rsidR="003F5A61" w:rsidRDefault="003F5A61" w:rsidP="00346C24">
            <w:pPr>
              <w:rPr>
                <w:rFonts w:ascii="Times New Roman" w:hAnsi="Times New Roman" w:cs="Times New Roman"/>
              </w:rPr>
            </w:pPr>
          </w:p>
        </w:tc>
        <w:tc>
          <w:tcPr>
            <w:tcW w:w="3865" w:type="dxa"/>
          </w:tcPr>
          <w:p w14:paraId="087970BC" w14:textId="7107ABF1" w:rsidR="003F5A61" w:rsidRDefault="003F5A61" w:rsidP="00346C24">
            <w:pPr>
              <w:rPr>
                <w:rFonts w:ascii="Times New Roman" w:hAnsi="Times New Roman" w:cs="Times New Roman"/>
              </w:rPr>
            </w:pPr>
            <w:r>
              <w:rPr>
                <w:rFonts w:ascii="Times New Roman" w:hAnsi="Times New Roman" w:cs="Times New Roman"/>
              </w:rPr>
              <w:t xml:space="preserve">McEntire and Maerz </w:t>
            </w:r>
            <w:proofErr w:type="gramStart"/>
            <w:r>
              <w:rPr>
                <w:rFonts w:ascii="Times New Roman" w:hAnsi="Times New Roman" w:cs="Times New Roman"/>
              </w:rPr>
              <w:t>2019 ???</w:t>
            </w:r>
            <w:proofErr w:type="gramEnd"/>
            <w:r>
              <w:rPr>
                <w:rFonts w:ascii="Times New Roman" w:hAnsi="Times New Roman" w:cs="Times New Roman"/>
              </w:rPr>
              <w:t xml:space="preserve"> </w:t>
            </w:r>
          </w:p>
        </w:tc>
      </w:tr>
    </w:tbl>
    <w:p w14:paraId="23B091D3" w14:textId="5FCD50A7" w:rsidR="00EE7F0A" w:rsidRDefault="00EE7F0A">
      <w:pPr>
        <w:rPr>
          <w:rFonts w:ascii="Times New Roman" w:hAnsi="Times New Roman" w:cs="Times New Roman"/>
          <w:b/>
        </w:rPr>
      </w:pPr>
    </w:p>
    <w:p w14:paraId="6B4B89BD" w14:textId="77777777" w:rsidR="00330167" w:rsidRDefault="00330167">
      <w:pPr>
        <w:rPr>
          <w:rFonts w:ascii="Times New Roman" w:hAnsi="Times New Roman" w:cs="Times New Roman"/>
          <w:b/>
        </w:rPr>
      </w:pPr>
    </w:p>
    <w:p w14:paraId="629C01AA" w14:textId="0BE8E3C8" w:rsidR="00EE7F0A" w:rsidRDefault="00EE7F0A">
      <w:pPr>
        <w:rPr>
          <w:rFonts w:ascii="Times New Roman" w:hAnsi="Times New Roman" w:cs="Times New Roman"/>
          <w:b/>
        </w:rPr>
      </w:pPr>
      <w:r>
        <w:rPr>
          <w:rFonts w:ascii="Times New Roman" w:hAnsi="Times New Roman" w:cs="Times New Roman"/>
          <w:b/>
        </w:rPr>
        <w:t>Figure</w:t>
      </w:r>
      <w:r w:rsidR="00330167">
        <w:rPr>
          <w:rFonts w:ascii="Times New Roman" w:hAnsi="Times New Roman" w:cs="Times New Roman"/>
          <w:b/>
        </w:rPr>
        <w:t>s</w:t>
      </w:r>
      <w:r>
        <w:rPr>
          <w:rFonts w:ascii="Times New Roman" w:hAnsi="Times New Roman" w:cs="Times New Roman"/>
          <w:b/>
        </w:rPr>
        <w:t xml:space="preserve"> S1</w:t>
      </w:r>
      <w:r w:rsidR="00330167">
        <w:rPr>
          <w:rFonts w:ascii="Times New Roman" w:hAnsi="Times New Roman" w:cs="Times New Roman"/>
          <w:b/>
        </w:rPr>
        <w:t xml:space="preserve">-S4 [Robustness for PCs1-5, Temperature, </w:t>
      </w:r>
      <w:proofErr w:type="spellStart"/>
      <w:r w:rsidR="00330167">
        <w:rPr>
          <w:rFonts w:ascii="Times New Roman" w:hAnsi="Times New Roman" w:cs="Times New Roman"/>
          <w:b/>
        </w:rPr>
        <w:t>Precip</w:t>
      </w:r>
      <w:proofErr w:type="spellEnd"/>
      <w:r w:rsidR="00330167">
        <w:rPr>
          <w:rFonts w:ascii="Times New Roman" w:hAnsi="Times New Roman" w:cs="Times New Roman"/>
          <w:b/>
        </w:rPr>
        <w:t>, and PET values]</w:t>
      </w:r>
    </w:p>
    <w:p w14:paraId="464F8936" w14:textId="56414657" w:rsidR="00EE7F0A" w:rsidRDefault="00C15AD8">
      <w:pPr>
        <w:rPr>
          <w:rFonts w:ascii="Times New Roman" w:hAnsi="Times New Roman" w:cs="Times New Roman"/>
          <w:b/>
        </w:rPr>
      </w:pPr>
      <w:r>
        <w:rPr>
          <w:rFonts w:ascii="Times New Roman" w:hAnsi="Times New Roman" w:cs="Times New Roman"/>
          <w:b/>
          <w:noProof/>
        </w:rPr>
        <w:drawing>
          <wp:inline distT="0" distB="0" distL="0" distR="0" wp14:anchorId="2F8D130C" wp14:editId="35724631">
            <wp:extent cx="3912781" cy="22573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s.PCs1to5.1000.pdf"/>
                    <pic:cNvPicPr/>
                  </pic:nvPicPr>
                  <pic:blipFill>
                    <a:blip r:embed="rId17">
                      <a:extLst>
                        <a:ext uri="{28A0092B-C50C-407E-A947-70E740481C1C}">
                          <a14:useLocalDpi xmlns:a14="http://schemas.microsoft.com/office/drawing/2010/main" val="0"/>
                        </a:ext>
                      </a:extLst>
                    </a:blip>
                    <a:stretch>
                      <a:fillRect/>
                    </a:stretch>
                  </pic:blipFill>
                  <pic:spPr>
                    <a:xfrm>
                      <a:off x="0" y="0"/>
                      <a:ext cx="3921811" cy="2262583"/>
                    </a:xfrm>
                    <a:prstGeom prst="rect">
                      <a:avLst/>
                    </a:prstGeom>
                  </pic:spPr>
                </pic:pic>
              </a:graphicData>
            </a:graphic>
          </wp:inline>
        </w:drawing>
      </w:r>
      <w:r>
        <w:rPr>
          <w:rFonts w:ascii="Times New Roman" w:hAnsi="Times New Roman" w:cs="Times New Roman"/>
          <w:b/>
          <w:noProof/>
        </w:rPr>
        <w:drawing>
          <wp:inline distT="0" distB="0" distL="0" distR="0" wp14:anchorId="213463BB" wp14:editId="79DF4172">
            <wp:extent cx="3908369" cy="2254828"/>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s.Temp.1000.pdf"/>
                    <pic:cNvPicPr/>
                  </pic:nvPicPr>
                  <pic:blipFill>
                    <a:blip r:embed="rId18">
                      <a:extLst>
                        <a:ext uri="{28A0092B-C50C-407E-A947-70E740481C1C}">
                          <a14:useLocalDpi xmlns:a14="http://schemas.microsoft.com/office/drawing/2010/main" val="0"/>
                        </a:ext>
                      </a:extLst>
                    </a:blip>
                    <a:stretch>
                      <a:fillRect/>
                    </a:stretch>
                  </pic:blipFill>
                  <pic:spPr>
                    <a:xfrm>
                      <a:off x="0" y="0"/>
                      <a:ext cx="3935125" cy="2270264"/>
                    </a:xfrm>
                    <a:prstGeom prst="rect">
                      <a:avLst/>
                    </a:prstGeom>
                  </pic:spPr>
                </pic:pic>
              </a:graphicData>
            </a:graphic>
          </wp:inline>
        </w:drawing>
      </w:r>
    </w:p>
    <w:p w14:paraId="6FAFAD95" w14:textId="25823F24" w:rsidR="003C613C" w:rsidRPr="00070351" w:rsidRDefault="00C15AD8">
      <w:pPr>
        <w:rPr>
          <w:rFonts w:ascii="Times New Roman" w:hAnsi="Times New Roman" w:cs="Times New Roman"/>
          <w:b/>
        </w:rPr>
      </w:pPr>
      <w:r>
        <w:rPr>
          <w:rFonts w:ascii="Times New Roman" w:hAnsi="Times New Roman" w:cs="Times New Roman"/>
          <w:b/>
          <w:noProof/>
        </w:rPr>
        <w:lastRenderedPageBreak/>
        <w:drawing>
          <wp:inline distT="0" distB="0" distL="0" distR="0" wp14:anchorId="10BD060C" wp14:editId="63087752">
            <wp:extent cx="3925541" cy="226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s.Precip.1000.pdf"/>
                    <pic:cNvPicPr/>
                  </pic:nvPicPr>
                  <pic:blipFill>
                    <a:blip r:embed="rId19">
                      <a:extLst>
                        <a:ext uri="{28A0092B-C50C-407E-A947-70E740481C1C}">
                          <a14:useLocalDpi xmlns:a14="http://schemas.microsoft.com/office/drawing/2010/main" val="0"/>
                        </a:ext>
                      </a:extLst>
                    </a:blip>
                    <a:stretch>
                      <a:fillRect/>
                    </a:stretch>
                  </pic:blipFill>
                  <pic:spPr>
                    <a:xfrm>
                      <a:off x="0" y="0"/>
                      <a:ext cx="3951058" cy="2279456"/>
                    </a:xfrm>
                    <a:prstGeom prst="rect">
                      <a:avLst/>
                    </a:prstGeom>
                  </pic:spPr>
                </pic:pic>
              </a:graphicData>
            </a:graphic>
          </wp:inline>
        </w:drawing>
      </w:r>
      <w:r>
        <w:rPr>
          <w:rFonts w:ascii="Times New Roman" w:hAnsi="Times New Roman" w:cs="Times New Roman"/>
          <w:b/>
          <w:noProof/>
        </w:rPr>
        <w:drawing>
          <wp:inline distT="0" distB="0" distL="0" distR="0" wp14:anchorId="42C8776F" wp14:editId="72C48EC2">
            <wp:extent cx="3907110" cy="225410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s.PET.1000.pdf"/>
                    <pic:cNvPicPr/>
                  </pic:nvPicPr>
                  <pic:blipFill>
                    <a:blip r:embed="rId20">
                      <a:extLst>
                        <a:ext uri="{28A0092B-C50C-407E-A947-70E740481C1C}">
                          <a14:useLocalDpi xmlns:a14="http://schemas.microsoft.com/office/drawing/2010/main" val="0"/>
                        </a:ext>
                      </a:extLst>
                    </a:blip>
                    <a:stretch>
                      <a:fillRect/>
                    </a:stretch>
                  </pic:blipFill>
                  <pic:spPr>
                    <a:xfrm>
                      <a:off x="0" y="0"/>
                      <a:ext cx="3928398" cy="2266384"/>
                    </a:xfrm>
                    <a:prstGeom prst="rect">
                      <a:avLst/>
                    </a:prstGeom>
                  </pic:spPr>
                </pic:pic>
              </a:graphicData>
            </a:graphic>
          </wp:inline>
        </w:drawing>
      </w:r>
    </w:p>
    <w:sectPr w:rsidR="003C613C" w:rsidRPr="00070351" w:rsidSect="00D132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Erica Baken" w:date="2019-06-14T08:59:00Z" w:initials="EKB">
    <w:p w14:paraId="1E35D13A" w14:textId="73266D77" w:rsidR="00CC2BFE" w:rsidRDefault="00CC2BFE">
      <w:pPr>
        <w:pStyle w:val="CommentText"/>
      </w:pPr>
      <w:r>
        <w:rPr>
          <w:rStyle w:val="CommentReference"/>
        </w:rPr>
        <w:annotationRef/>
      </w:r>
      <w:r>
        <w:t xml:space="preserve">Ask </w:t>
      </w:r>
      <w:proofErr w:type="spellStart"/>
      <w:r>
        <w:t>lauren</w:t>
      </w:r>
      <w:proofErr w:type="spellEnd"/>
    </w:p>
  </w:comment>
  <w:comment w:id="8" w:author="Flading, Sean P" w:date="2019-06-18T09:04:00Z" w:initials="FSP">
    <w:p w14:paraId="2D468ABB" w14:textId="49C91098" w:rsidR="00CC2BFE" w:rsidRDefault="00CC2BFE">
      <w:pPr>
        <w:pStyle w:val="CommentText"/>
      </w:pPr>
      <w:r>
        <w:rPr>
          <w:rStyle w:val="CommentReference"/>
        </w:rPr>
        <w:annotationRef/>
      </w:r>
      <w:r>
        <w:t xml:space="preserve">I thought we wrote this together. Should I write it again/make it a couple paragraphs in SM? The reason being to minimize the uncertainty of dispersal while encapsulating all the points used, in a conservative way. Mainly because most people predicting DISTRIBUTIONS use alpha=2 but we just wanted a good outline of their presence. </w:t>
      </w:r>
    </w:p>
  </w:comment>
  <w:comment w:id="9" w:author="Erica Baken" w:date="2019-06-14T08:59:00Z" w:initials="EKB">
    <w:p w14:paraId="16416CB5" w14:textId="54BAD2CC" w:rsidR="00CC2BFE" w:rsidRDefault="00CC2BFE">
      <w:pPr>
        <w:pStyle w:val="CommentText"/>
      </w:pPr>
      <w:r>
        <w:rPr>
          <w:rStyle w:val="CommentReference"/>
        </w:rPr>
        <w:annotationRef/>
      </w:r>
      <w:r>
        <w:t xml:space="preserve">Ask </w:t>
      </w:r>
      <w:proofErr w:type="spellStart"/>
      <w:r>
        <w:t>lauren</w:t>
      </w:r>
      <w:proofErr w:type="spellEnd"/>
    </w:p>
  </w:comment>
  <w:comment w:id="10" w:author="Flading, Sean P" w:date="2019-06-18T09:20:00Z" w:initials="FSP">
    <w:p w14:paraId="5A6298C0" w14:textId="53887D39" w:rsidR="00CC2BFE" w:rsidRDefault="00CC2BFE">
      <w:pPr>
        <w:pStyle w:val="CommentText"/>
      </w:pPr>
      <w:r>
        <w:rPr>
          <w:rStyle w:val="CommentReference"/>
        </w:rPr>
        <w:annotationRef/>
      </w:r>
      <w:r>
        <w:t xml:space="preserve">I </w:t>
      </w:r>
      <w:r w:rsidR="00E548EF">
        <w:t>can’t find this paper</w:t>
      </w:r>
    </w:p>
  </w:comment>
  <w:comment w:id="14" w:author="Erica Baken" w:date="2019-06-14T08:59:00Z" w:initials="EKB">
    <w:p w14:paraId="11EAA26A" w14:textId="58B0EB58" w:rsidR="00CC2BFE" w:rsidRDefault="00CC2BFE">
      <w:pPr>
        <w:pStyle w:val="CommentText"/>
      </w:pPr>
      <w:r>
        <w:rPr>
          <w:rStyle w:val="CommentReference"/>
        </w:rPr>
        <w:annotationRef/>
      </w:r>
      <w:r>
        <w:t xml:space="preserve">Check with </w:t>
      </w:r>
      <w:proofErr w:type="spellStart"/>
      <w:r>
        <w:t>lauren</w:t>
      </w:r>
      <w:proofErr w:type="spellEnd"/>
    </w:p>
  </w:comment>
  <w:comment w:id="15" w:author="Flading, Sean P" w:date="2019-06-18T09:43:00Z" w:initials="FSP">
    <w:p w14:paraId="67EBC928" w14:textId="26A39DE2" w:rsidR="00CD0DB1" w:rsidRDefault="00CD0DB1">
      <w:pPr>
        <w:pStyle w:val="CommentText"/>
      </w:pPr>
      <w:r>
        <w:rPr>
          <w:rStyle w:val="CommentReference"/>
        </w:rPr>
        <w:annotationRef/>
      </w:r>
      <w:r>
        <w:t>Yes!</w:t>
      </w:r>
    </w:p>
  </w:comment>
  <w:comment w:id="17" w:author="Flading, Sean P" w:date="2019-06-18T11:21:00Z" w:initials="FSP">
    <w:p w14:paraId="26DBDEDE" w14:textId="5D31ED73" w:rsidR="00A76435" w:rsidRDefault="00A76435">
      <w:pPr>
        <w:pStyle w:val="CommentText"/>
      </w:pPr>
      <w:r>
        <w:rPr>
          <w:rStyle w:val="CommentReference"/>
        </w:rPr>
        <w:annotationRef/>
      </w:r>
      <w:hyperlink r:id="rId1" w:history="1">
        <w:r w:rsidRPr="00B87182">
          <w:rPr>
            <w:rStyle w:val="Hyperlink"/>
          </w:rPr>
          <w:t>https://www.sciencedirect.com/science/article/pii/S0143622811001275</w:t>
        </w:r>
      </w:hyperlink>
      <w:r>
        <w:t xml:space="preserve"> </w:t>
      </w:r>
    </w:p>
  </w:comment>
  <w:comment w:id="20" w:author="Erica Baken" w:date="2019-06-14T12:11:00Z" w:initials="EKB">
    <w:p w14:paraId="1C3656EB" w14:textId="4B5976B1" w:rsidR="00CC2BFE" w:rsidRDefault="00CC2BFE">
      <w:pPr>
        <w:pStyle w:val="CommentText"/>
      </w:pPr>
      <w:r>
        <w:rPr>
          <w:rStyle w:val="CommentReference"/>
        </w:rPr>
        <w:annotationRef/>
      </w:r>
      <w:r>
        <w:t xml:space="preserve">Ask </w:t>
      </w:r>
      <w:proofErr w:type="spellStart"/>
      <w:r>
        <w:t>lauren</w:t>
      </w:r>
      <w:proofErr w:type="spellEnd"/>
    </w:p>
  </w:comment>
  <w:comment w:id="23" w:author="Erica Baken" w:date="2019-06-14T10:46:00Z" w:initials="EKB">
    <w:p w14:paraId="0C815436" w14:textId="6BB3C765" w:rsidR="00CC2BFE" w:rsidRDefault="00CC2BFE">
      <w:pPr>
        <w:pStyle w:val="CommentText"/>
      </w:pPr>
      <w:r>
        <w:rPr>
          <w:rStyle w:val="CommentReference"/>
        </w:rPr>
        <w:annotationRef/>
      </w:r>
      <w:r>
        <w:t xml:space="preserve">Ask </w:t>
      </w:r>
      <w:proofErr w:type="spellStart"/>
      <w:r>
        <w:t>lauren</w:t>
      </w:r>
      <w:proofErr w:type="spellEnd"/>
    </w:p>
  </w:comment>
  <w:comment w:id="38" w:author="Erica Baken" w:date="2019-06-14T11:46:00Z" w:initials="EKB">
    <w:p w14:paraId="7C4E6BFB" w14:textId="340E67DC" w:rsidR="00CC2BFE" w:rsidRDefault="00CC2BFE">
      <w:pPr>
        <w:pStyle w:val="CommentText"/>
      </w:pPr>
      <w:r>
        <w:rPr>
          <w:rStyle w:val="CommentReference"/>
        </w:rPr>
        <w:annotationRef/>
      </w:r>
      <w:r>
        <w:t xml:space="preserve">Ask </w:t>
      </w:r>
      <w:proofErr w:type="spellStart"/>
      <w:r>
        <w:t>lauren</w:t>
      </w:r>
      <w:proofErr w:type="spellEnd"/>
    </w:p>
  </w:comment>
  <w:comment w:id="39" w:author="Flading, Sean P" w:date="2019-06-17T12:12:00Z" w:initials="FSP">
    <w:p w14:paraId="759BF290" w14:textId="71F7CF03" w:rsidR="00CC2BFE" w:rsidRDefault="00CC2BFE">
      <w:pPr>
        <w:pStyle w:val="CommentText"/>
      </w:pPr>
      <w:r>
        <w:rPr>
          <w:rStyle w:val="CommentReference"/>
        </w:rPr>
        <w:annotationRef/>
      </w:r>
      <w:r>
        <w:t>This is correct - checked</w:t>
      </w:r>
    </w:p>
  </w:comment>
  <w:comment w:id="40" w:author="Erica Baken" w:date="2019-06-14T12:14:00Z" w:initials="EKB">
    <w:p w14:paraId="1F26C78C" w14:textId="7C14A083" w:rsidR="00CC2BFE" w:rsidRDefault="00CC2BFE">
      <w:pPr>
        <w:pStyle w:val="CommentText"/>
      </w:pPr>
      <w:r>
        <w:rPr>
          <w:rStyle w:val="CommentReference"/>
        </w:rPr>
        <w:annotationRef/>
      </w:r>
      <w:r>
        <w:t xml:space="preserve">Ask Lauren: Does this mean we shouldn’t use </w:t>
      </w:r>
      <w:proofErr w:type="spellStart"/>
      <w:r>
        <w:t>schoener’s</w:t>
      </w:r>
      <w:proofErr w:type="spellEnd"/>
      <w:r>
        <w:t xml:space="preserve"> d because our pseudo occurrence data are evenly spread and don’t represent differences in species abundance in any one location?</w:t>
      </w:r>
    </w:p>
  </w:comment>
  <w:comment w:id="41" w:author="Flading, Sean P" w:date="2019-06-18T10:08:00Z" w:initials="FSP">
    <w:p w14:paraId="35CB6BA6" w14:textId="7E62BFF4" w:rsidR="00F61988" w:rsidRDefault="00F61988">
      <w:pPr>
        <w:pStyle w:val="CommentText"/>
      </w:pPr>
      <w:r>
        <w:rPr>
          <w:rStyle w:val="CommentReference"/>
        </w:rPr>
        <w:annotationRef/>
      </w:r>
      <w:r>
        <w:t xml:space="preserve">It has to do cell-by-cell of the model. </w:t>
      </w:r>
      <w:proofErr w:type="gramStart"/>
      <w:r>
        <w:t>So</w:t>
      </w:r>
      <w:proofErr w:type="gramEnd"/>
      <w:r>
        <w:t xml:space="preserve"> this could be a complication that I am not understanding but it is after the model has predicted the distribution so it shouldn’t be a problem?</w:t>
      </w:r>
    </w:p>
  </w:comment>
  <w:comment w:id="42" w:author="Erica Baken" w:date="2019-06-14T12:15:00Z" w:initials="EKB">
    <w:p w14:paraId="06786C35" w14:textId="5EA9AE59" w:rsidR="00CC2BFE" w:rsidRDefault="00CC2BFE">
      <w:pPr>
        <w:pStyle w:val="CommentText"/>
      </w:pPr>
      <w:r>
        <w:rPr>
          <w:rStyle w:val="CommentReference"/>
        </w:rPr>
        <w:annotationRef/>
      </w:r>
      <w:r>
        <w:t>Ask Lauren: not 100% sure what this means.</w:t>
      </w:r>
    </w:p>
  </w:comment>
  <w:comment w:id="43" w:author="Flading, Sean P" w:date="2019-06-18T10:06:00Z" w:initials="FSP">
    <w:p w14:paraId="6FD27BCB" w14:textId="52161FB6" w:rsidR="00931A62" w:rsidRDefault="00931A62">
      <w:pPr>
        <w:pStyle w:val="CommentText"/>
      </w:pPr>
      <w:r>
        <w:rPr>
          <w:rStyle w:val="CommentReference"/>
        </w:rPr>
        <w:annotationRef/>
      </w:r>
      <w:proofErr w:type="gramStart"/>
      <w:r>
        <w:t>Basically</w:t>
      </w:r>
      <w:proofErr w:type="gramEnd"/>
      <w:r>
        <w:t xml:space="preserve"> </w:t>
      </w:r>
      <w:r w:rsidR="00F61988">
        <w:t xml:space="preserve">one has cell-by-cell and one compared the ENMs by probability. </w:t>
      </w:r>
      <w:proofErr w:type="gramStart"/>
      <w:r w:rsidR="00F61988">
        <w:t>However</w:t>
      </w:r>
      <w:proofErr w:type="gramEnd"/>
      <w:r w:rsidR="00F61988">
        <w:t xml:space="preserve"> ALL papers use both but don’t explain why. They just said they use the metrics D and I. </w:t>
      </w:r>
    </w:p>
  </w:comment>
  <w:comment w:id="46" w:author="Erica Baken" w:date="2019-06-14T12:25:00Z" w:initials="EKB">
    <w:p w14:paraId="0E8B62FA" w14:textId="7BD43809" w:rsidR="00CC2BFE" w:rsidRDefault="00CC2BFE">
      <w:pPr>
        <w:pStyle w:val="CommentText"/>
      </w:pPr>
      <w:r>
        <w:rPr>
          <w:rStyle w:val="CommentReference"/>
        </w:rPr>
        <w:annotationRef/>
      </w:r>
      <w:r>
        <w:t>Erica: Redo all stats</w:t>
      </w:r>
    </w:p>
  </w:comment>
  <w:comment w:id="55" w:author="Flading, Sean P" w:date="2019-06-18T09:59:00Z" w:initials="FSP">
    <w:p w14:paraId="65FFBA4F" w14:textId="77777777" w:rsidR="00931A62" w:rsidRDefault="00931A62" w:rsidP="00931A62">
      <w:pPr>
        <w:pStyle w:val="CommentText"/>
      </w:pPr>
      <w:r>
        <w:rPr>
          <w:rStyle w:val="CommentReference"/>
        </w:rPr>
        <w:annotationRef/>
      </w:r>
      <w:r>
        <w:t>We talked about several possibilities, but should we save this for the discussion?</w:t>
      </w:r>
    </w:p>
  </w:comment>
  <w:comment w:id="58" w:author="Erica Baken" w:date="2019-06-14T12:51:00Z" w:initials="EKB">
    <w:p w14:paraId="4E270861" w14:textId="77777777" w:rsidR="00CC2BFE" w:rsidRDefault="00CC2BFE" w:rsidP="00E75946">
      <w:pPr>
        <w:pStyle w:val="CommentText"/>
      </w:pPr>
      <w:r>
        <w:rPr>
          <w:rStyle w:val="CommentReference"/>
        </w:rPr>
        <w:annotationRef/>
      </w:r>
      <w:r>
        <w:t xml:space="preserve">Lauren: write this. </w:t>
      </w:r>
    </w:p>
  </w:comment>
  <w:comment w:id="60" w:author="Erica Baken" w:date="2019-06-14T12:56:00Z" w:initials="EKB">
    <w:p w14:paraId="093EEC7D" w14:textId="3335F2A2" w:rsidR="00CC2BFE" w:rsidRDefault="00CC2BFE">
      <w:pPr>
        <w:pStyle w:val="CommentText"/>
      </w:pPr>
      <w:r>
        <w:rPr>
          <w:rStyle w:val="CommentReference"/>
        </w:rPr>
        <w:annotationRef/>
      </w:r>
      <w:r>
        <w:t xml:space="preserve">Make a figure with maps of both </w:t>
      </w:r>
      <w:proofErr w:type="spellStart"/>
      <w:r>
        <w:t>suitabilities</w:t>
      </w:r>
      <w:proofErr w:type="spellEnd"/>
    </w:p>
  </w:comment>
  <w:comment w:id="63" w:author="Erica Baken" w:date="2019-06-14T12:46:00Z" w:initials="EKB">
    <w:p w14:paraId="1036F105" w14:textId="5B03CED1" w:rsidR="00CC2BFE" w:rsidRDefault="00CC2BFE">
      <w:pPr>
        <w:pStyle w:val="CommentText"/>
      </w:pPr>
      <w:r>
        <w:rPr>
          <w:rStyle w:val="CommentReference"/>
        </w:rPr>
        <w:annotationRef/>
      </w:r>
      <w:r>
        <w:t xml:space="preserve">Ask </w:t>
      </w:r>
      <w:proofErr w:type="spellStart"/>
      <w:r>
        <w:t>lauren</w:t>
      </w:r>
      <w:proofErr w:type="spellEnd"/>
      <w:r>
        <w:t xml:space="preserve"> units</w:t>
      </w:r>
    </w:p>
  </w:comment>
  <w:comment w:id="64" w:author="Flading, Sean P" w:date="2019-06-18T09:44:00Z" w:initials="FSP">
    <w:p w14:paraId="6DECB9AC" w14:textId="1E884D1A" w:rsidR="00CD0DB1" w:rsidRDefault="00CD0DB1">
      <w:pPr>
        <w:pStyle w:val="CommentText"/>
      </w:pPr>
      <w:r>
        <w:rPr>
          <w:rStyle w:val="CommentReference"/>
        </w:rPr>
        <w:annotationRef/>
      </w:r>
      <w:r>
        <w:rPr>
          <w:rStyle w:val="CommentReference"/>
        </w:rPr>
        <w:t xml:space="preserve">AUC scores don’t have units, </w:t>
      </w:r>
      <w:proofErr w:type="spellStart"/>
      <w:r>
        <w:rPr>
          <w:rStyle w:val="CommentReference"/>
        </w:rPr>
        <w:t>kinda</w:t>
      </w:r>
      <w:proofErr w:type="spellEnd"/>
      <w:r>
        <w:rPr>
          <w:rStyle w:val="CommentReference"/>
        </w:rPr>
        <w:t xml:space="preserve"> like AIC scores.</w:t>
      </w:r>
    </w:p>
  </w:comment>
  <w:comment w:id="65" w:author="Erica Baken" w:date="2019-06-14T12:47:00Z" w:initials="EKB">
    <w:p w14:paraId="0BEE3B96" w14:textId="4D0767CB" w:rsidR="00CC2BFE" w:rsidRDefault="00CC2BFE">
      <w:pPr>
        <w:pStyle w:val="CommentText"/>
      </w:pPr>
      <w:r>
        <w:rPr>
          <w:rStyle w:val="CommentReference"/>
        </w:rPr>
        <w:annotationRef/>
      </w:r>
      <w:r>
        <w:t xml:space="preserve">Ask </w:t>
      </w:r>
      <w:proofErr w:type="spellStart"/>
      <w:r>
        <w:t>lauren</w:t>
      </w:r>
      <w:proofErr w:type="spellEnd"/>
    </w:p>
  </w:comment>
  <w:comment w:id="66" w:author="Flading, Sean P" w:date="2019-06-18T09:45:00Z" w:initials="FSP">
    <w:p w14:paraId="5BD64B7E" w14:textId="138A1EEC" w:rsidR="00092FC5" w:rsidRDefault="00092FC5">
      <w:pPr>
        <w:pStyle w:val="CommentText"/>
      </w:pPr>
      <w:r>
        <w:rPr>
          <w:rStyle w:val="CommentReference"/>
        </w:rPr>
        <w:annotationRef/>
      </w:r>
      <w:r>
        <w:t>Don’t have these ## yet</w:t>
      </w:r>
    </w:p>
  </w:comment>
  <w:comment w:id="69" w:author="Erica Baken" w:date="2019-06-14T12:58:00Z" w:initials="EKB">
    <w:p w14:paraId="70877F8E" w14:textId="7A326F7E" w:rsidR="00CC2BFE" w:rsidRDefault="00CC2BFE">
      <w:pPr>
        <w:pStyle w:val="CommentText"/>
      </w:pPr>
      <w:r>
        <w:rPr>
          <w:rStyle w:val="CommentReference"/>
        </w:rPr>
        <w:annotationRef/>
      </w:r>
      <w:r>
        <w:t>Talk about the model output that tells you which environmental variables were most important for each model</w:t>
      </w:r>
    </w:p>
  </w:comment>
  <w:comment w:id="70" w:author="Flading, Sean P" w:date="2019-06-18T09:50:00Z" w:initials="FSP">
    <w:p w14:paraId="3F138434" w14:textId="0C452013" w:rsidR="00092FC5" w:rsidRDefault="00092FC5">
      <w:pPr>
        <w:pStyle w:val="CommentText"/>
      </w:pPr>
      <w:r>
        <w:rPr>
          <w:rStyle w:val="CommentReference"/>
        </w:rPr>
        <w:annotationRef/>
      </w:r>
      <w:r>
        <w:t xml:space="preserve">What do you want me to say about </w:t>
      </w:r>
      <w:proofErr w:type="gramStart"/>
      <w:r>
        <w:t>them.</w:t>
      </w:r>
      <w:proofErr w:type="gramEnd"/>
      <w:r>
        <w:t xml:space="preserve"> Should I connect it to your stuff? It gives me a list of variables and the percentage it contributed to the model and the importance of taking it away. Most people report these in a chart, so I can make that if you want. </w:t>
      </w:r>
    </w:p>
  </w:comment>
  <w:comment w:id="67" w:author="Erica Baken" w:date="2019-06-14T12:49:00Z" w:initials="EKB">
    <w:p w14:paraId="60337BBF" w14:textId="299AB22D" w:rsidR="00CC2BFE" w:rsidRDefault="00CC2BFE">
      <w:pPr>
        <w:pStyle w:val="CommentText"/>
      </w:pPr>
      <w:r>
        <w:rPr>
          <w:rStyle w:val="CommentReference"/>
        </w:rPr>
        <w:annotationRef/>
      </w:r>
      <w:r>
        <w:t xml:space="preserve">Ask </w:t>
      </w:r>
      <w:proofErr w:type="spellStart"/>
      <w:r>
        <w:t>lauren</w:t>
      </w:r>
      <w:proofErr w:type="spellEnd"/>
      <w:r>
        <w:t>: where did these numbers come from? Not mentioned in the methods at all. Is this a normal thing to report for maxent models? If so, this needs a better explanation.</w:t>
      </w:r>
    </w:p>
  </w:comment>
  <w:comment w:id="68" w:author="Flading, Sean P" w:date="2019-06-18T09:46:00Z" w:initials="FSP">
    <w:p w14:paraId="34D1036D" w14:textId="1A1F552E" w:rsidR="00092FC5" w:rsidRDefault="00092FC5">
      <w:pPr>
        <w:pStyle w:val="CommentText"/>
      </w:pPr>
      <w:r>
        <w:rPr>
          <w:rStyle w:val="CommentReference"/>
        </w:rPr>
        <w:annotationRef/>
      </w:r>
      <w:r>
        <w:t xml:space="preserve">This is just the overlap of the suitability model and the distribution. We definitely don’t need </w:t>
      </w:r>
      <w:proofErr w:type="gramStart"/>
      <w:r>
        <w:t>this,</w:t>
      </w:r>
      <w:proofErr w:type="gramEnd"/>
      <w:r>
        <w:t xml:space="preserve"> it just supports that the majority of the distribution is explained by the model (which the AUC score demonstrates as well). </w:t>
      </w:r>
      <w:proofErr w:type="gramStart"/>
      <w:r>
        <w:t>So</w:t>
      </w:r>
      <w:proofErr w:type="gramEnd"/>
      <w:r>
        <w:t xml:space="preserve"> can be deleted. If not, I can add what I did to the methods.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35D13A" w15:done="0"/>
  <w15:commentEx w15:paraId="2D468ABB" w15:paraIdParent="1E35D13A" w15:done="0"/>
  <w15:commentEx w15:paraId="16416CB5" w15:done="0"/>
  <w15:commentEx w15:paraId="5A6298C0" w15:paraIdParent="16416CB5" w15:done="0"/>
  <w15:commentEx w15:paraId="11EAA26A" w15:done="0"/>
  <w15:commentEx w15:paraId="67EBC928" w15:paraIdParent="11EAA26A" w15:done="0"/>
  <w15:commentEx w15:paraId="26DBDEDE" w15:done="0"/>
  <w15:commentEx w15:paraId="1C3656EB" w15:done="0"/>
  <w15:commentEx w15:paraId="0C815436" w15:done="0"/>
  <w15:commentEx w15:paraId="7C4E6BFB" w15:done="0"/>
  <w15:commentEx w15:paraId="759BF290" w15:paraIdParent="7C4E6BFB" w15:done="0"/>
  <w15:commentEx w15:paraId="1F26C78C" w15:done="0"/>
  <w15:commentEx w15:paraId="35CB6BA6" w15:paraIdParent="1F26C78C" w15:done="0"/>
  <w15:commentEx w15:paraId="06786C35" w15:done="0"/>
  <w15:commentEx w15:paraId="6FD27BCB" w15:paraIdParent="06786C35" w15:done="0"/>
  <w15:commentEx w15:paraId="0E8B62FA" w15:done="0"/>
  <w15:commentEx w15:paraId="65FFBA4F" w15:done="0"/>
  <w15:commentEx w15:paraId="4E270861" w15:done="0"/>
  <w15:commentEx w15:paraId="093EEC7D" w15:done="0"/>
  <w15:commentEx w15:paraId="1036F105" w15:done="0"/>
  <w15:commentEx w15:paraId="6DECB9AC" w15:paraIdParent="1036F105" w15:done="0"/>
  <w15:commentEx w15:paraId="0BEE3B96" w15:done="0"/>
  <w15:commentEx w15:paraId="5BD64B7E" w15:paraIdParent="0BEE3B96" w15:done="0"/>
  <w15:commentEx w15:paraId="70877F8E" w15:done="0"/>
  <w15:commentEx w15:paraId="3F138434" w15:paraIdParent="70877F8E" w15:done="0"/>
  <w15:commentEx w15:paraId="60337BBF" w15:done="0"/>
  <w15:commentEx w15:paraId="34D1036D" w15:paraIdParent="60337B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35D13A" w16cid:durableId="20ADE08D"/>
  <w16cid:commentId w16cid:paraId="2D468ABB" w16cid:durableId="20B32789"/>
  <w16cid:commentId w16cid:paraId="16416CB5" w16cid:durableId="20ADE087"/>
  <w16cid:commentId w16cid:paraId="5A6298C0" w16cid:durableId="20B32B44"/>
  <w16cid:commentId w16cid:paraId="11EAA26A" w16cid:durableId="20ADE072"/>
  <w16cid:commentId w16cid:paraId="67EBC928" w16cid:durableId="20B330A8"/>
  <w16cid:commentId w16cid:paraId="26DBDEDE" w16cid:durableId="20B347AE"/>
  <w16cid:commentId w16cid:paraId="1C3656EB" w16cid:durableId="20AE0D70"/>
  <w16cid:commentId w16cid:paraId="0C815436" w16cid:durableId="20ADF99C"/>
  <w16cid:commentId w16cid:paraId="7C4E6BFB" w16cid:durableId="20AE0784"/>
  <w16cid:commentId w16cid:paraId="759BF290" w16cid:durableId="20B20221"/>
  <w16cid:commentId w16cid:paraId="1F26C78C" w16cid:durableId="20AE0E40"/>
  <w16cid:commentId w16cid:paraId="35CB6BA6" w16cid:durableId="20B33680"/>
  <w16cid:commentId w16cid:paraId="06786C35" w16cid:durableId="20AE0E74"/>
  <w16cid:commentId w16cid:paraId="6FD27BCB" w16cid:durableId="20B3360C"/>
  <w16cid:commentId w16cid:paraId="0E8B62FA" w16cid:durableId="20AE10D5"/>
  <w16cid:commentId w16cid:paraId="65FFBA4F" w16cid:durableId="20B334A8"/>
  <w16cid:commentId w16cid:paraId="4E270861" w16cid:durableId="20AE16E3"/>
  <w16cid:commentId w16cid:paraId="093EEC7D" w16cid:durableId="20AE17EE"/>
  <w16cid:commentId w16cid:paraId="1036F105" w16cid:durableId="20AE15BE"/>
  <w16cid:commentId w16cid:paraId="6DECB9AC" w16cid:durableId="20B33107"/>
  <w16cid:commentId w16cid:paraId="0BEE3B96" w16cid:durableId="20AE15E6"/>
  <w16cid:commentId w16cid:paraId="5BD64B7E" w16cid:durableId="20B33141"/>
  <w16cid:commentId w16cid:paraId="70877F8E" w16cid:durableId="20AE1867"/>
  <w16cid:commentId w16cid:paraId="3F138434" w16cid:durableId="20B33255"/>
  <w16cid:commentId w16cid:paraId="60337BBF" w16cid:durableId="20AE165B"/>
  <w16cid:commentId w16cid:paraId="34D1036D" w16cid:durableId="20B331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imesNewRomanPSMT">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8821E7"/>
    <w:multiLevelType w:val="multilevel"/>
    <w:tmpl w:val="A3E6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ading, Sean P">
    <w15:presenceInfo w15:providerId="AD" w15:userId="S::sflading@iastate.edu::32924244-3af1-4fd9-b84c-91812b1d39dd"/>
  </w15:person>
  <w15:person w15:author="Erica Baken">
    <w15:presenceInfo w15:providerId="None" w15:userId="Erica Ba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C8E"/>
    <w:rsid w:val="00007C4E"/>
    <w:rsid w:val="00015386"/>
    <w:rsid w:val="00016533"/>
    <w:rsid w:val="000176BD"/>
    <w:rsid w:val="00025915"/>
    <w:rsid w:val="000358DC"/>
    <w:rsid w:val="00044AE2"/>
    <w:rsid w:val="00045950"/>
    <w:rsid w:val="00051C85"/>
    <w:rsid w:val="00070351"/>
    <w:rsid w:val="000769F6"/>
    <w:rsid w:val="00092FC5"/>
    <w:rsid w:val="000C5DAE"/>
    <w:rsid w:val="000D22CB"/>
    <w:rsid w:val="000F1905"/>
    <w:rsid w:val="000F7D2F"/>
    <w:rsid w:val="001210BA"/>
    <w:rsid w:val="001222CF"/>
    <w:rsid w:val="0014183A"/>
    <w:rsid w:val="00155B59"/>
    <w:rsid w:val="00161739"/>
    <w:rsid w:val="001743FB"/>
    <w:rsid w:val="001912EF"/>
    <w:rsid w:val="001A4A9C"/>
    <w:rsid w:val="001A7DC7"/>
    <w:rsid w:val="001B2448"/>
    <w:rsid w:val="001E7DF6"/>
    <w:rsid w:val="001F7131"/>
    <w:rsid w:val="00205A70"/>
    <w:rsid w:val="002106DC"/>
    <w:rsid w:val="00214670"/>
    <w:rsid w:val="00217086"/>
    <w:rsid w:val="002301D8"/>
    <w:rsid w:val="00231FB0"/>
    <w:rsid w:val="0023349E"/>
    <w:rsid w:val="002428A0"/>
    <w:rsid w:val="002471A8"/>
    <w:rsid w:val="00251480"/>
    <w:rsid w:val="00260C17"/>
    <w:rsid w:val="00281DDB"/>
    <w:rsid w:val="00296BE2"/>
    <w:rsid w:val="002A05BE"/>
    <w:rsid w:val="002A3156"/>
    <w:rsid w:val="002C495A"/>
    <w:rsid w:val="002D2382"/>
    <w:rsid w:val="002D39CF"/>
    <w:rsid w:val="00303434"/>
    <w:rsid w:val="003050A6"/>
    <w:rsid w:val="00305252"/>
    <w:rsid w:val="00312799"/>
    <w:rsid w:val="00324574"/>
    <w:rsid w:val="00330167"/>
    <w:rsid w:val="00341B50"/>
    <w:rsid w:val="00346C24"/>
    <w:rsid w:val="003513E4"/>
    <w:rsid w:val="00354D87"/>
    <w:rsid w:val="00366998"/>
    <w:rsid w:val="00376A5A"/>
    <w:rsid w:val="00383607"/>
    <w:rsid w:val="003B4598"/>
    <w:rsid w:val="003C2425"/>
    <w:rsid w:val="003C613C"/>
    <w:rsid w:val="003D363D"/>
    <w:rsid w:val="003D467C"/>
    <w:rsid w:val="003E1362"/>
    <w:rsid w:val="003F001C"/>
    <w:rsid w:val="003F3722"/>
    <w:rsid w:val="003F5A61"/>
    <w:rsid w:val="004103E5"/>
    <w:rsid w:val="00441787"/>
    <w:rsid w:val="004523A3"/>
    <w:rsid w:val="00455424"/>
    <w:rsid w:val="00456CFC"/>
    <w:rsid w:val="0047700B"/>
    <w:rsid w:val="004A02AC"/>
    <w:rsid w:val="004A08DC"/>
    <w:rsid w:val="004E25D1"/>
    <w:rsid w:val="004F1F70"/>
    <w:rsid w:val="005074F1"/>
    <w:rsid w:val="00513D2A"/>
    <w:rsid w:val="00514FE0"/>
    <w:rsid w:val="00517ED0"/>
    <w:rsid w:val="00525524"/>
    <w:rsid w:val="00552C55"/>
    <w:rsid w:val="00564969"/>
    <w:rsid w:val="00584472"/>
    <w:rsid w:val="005A5A4A"/>
    <w:rsid w:val="005B5480"/>
    <w:rsid w:val="005C63AB"/>
    <w:rsid w:val="005D39F6"/>
    <w:rsid w:val="005D7D48"/>
    <w:rsid w:val="005E1783"/>
    <w:rsid w:val="005E245D"/>
    <w:rsid w:val="005E6D6E"/>
    <w:rsid w:val="005F15EA"/>
    <w:rsid w:val="00652D89"/>
    <w:rsid w:val="00655816"/>
    <w:rsid w:val="00661563"/>
    <w:rsid w:val="00665587"/>
    <w:rsid w:val="00676CF0"/>
    <w:rsid w:val="006A59AB"/>
    <w:rsid w:val="006A5F20"/>
    <w:rsid w:val="006B29C9"/>
    <w:rsid w:val="006C72F3"/>
    <w:rsid w:val="00701080"/>
    <w:rsid w:val="00724D3C"/>
    <w:rsid w:val="00751704"/>
    <w:rsid w:val="007678EB"/>
    <w:rsid w:val="007834A3"/>
    <w:rsid w:val="00783C8E"/>
    <w:rsid w:val="007879E2"/>
    <w:rsid w:val="007900AA"/>
    <w:rsid w:val="007956DF"/>
    <w:rsid w:val="00796B30"/>
    <w:rsid w:val="007B2153"/>
    <w:rsid w:val="007C1012"/>
    <w:rsid w:val="007C4F0A"/>
    <w:rsid w:val="007D20D6"/>
    <w:rsid w:val="007E4943"/>
    <w:rsid w:val="007E6012"/>
    <w:rsid w:val="008224D4"/>
    <w:rsid w:val="00837A74"/>
    <w:rsid w:val="00845647"/>
    <w:rsid w:val="008A0169"/>
    <w:rsid w:val="008A597B"/>
    <w:rsid w:val="008A5FB0"/>
    <w:rsid w:val="008B093D"/>
    <w:rsid w:val="008E2293"/>
    <w:rsid w:val="009050C0"/>
    <w:rsid w:val="00913941"/>
    <w:rsid w:val="00931A62"/>
    <w:rsid w:val="00934A86"/>
    <w:rsid w:val="00952A36"/>
    <w:rsid w:val="009621E5"/>
    <w:rsid w:val="00982E15"/>
    <w:rsid w:val="009A03CC"/>
    <w:rsid w:val="009D0B42"/>
    <w:rsid w:val="009E02E6"/>
    <w:rsid w:val="009F04EA"/>
    <w:rsid w:val="009F3208"/>
    <w:rsid w:val="00A06AC3"/>
    <w:rsid w:val="00A32511"/>
    <w:rsid w:val="00A47B2F"/>
    <w:rsid w:val="00A67A7F"/>
    <w:rsid w:val="00A76435"/>
    <w:rsid w:val="00A803C9"/>
    <w:rsid w:val="00A82682"/>
    <w:rsid w:val="00A83D25"/>
    <w:rsid w:val="00A87504"/>
    <w:rsid w:val="00A943B7"/>
    <w:rsid w:val="00A96EF9"/>
    <w:rsid w:val="00AA2A69"/>
    <w:rsid w:val="00AA35D9"/>
    <w:rsid w:val="00AE5114"/>
    <w:rsid w:val="00AF0E67"/>
    <w:rsid w:val="00B15CDE"/>
    <w:rsid w:val="00B3090A"/>
    <w:rsid w:val="00B348D8"/>
    <w:rsid w:val="00B34C96"/>
    <w:rsid w:val="00B4487C"/>
    <w:rsid w:val="00B55302"/>
    <w:rsid w:val="00B9466E"/>
    <w:rsid w:val="00BB31E7"/>
    <w:rsid w:val="00BB75FE"/>
    <w:rsid w:val="00BD097A"/>
    <w:rsid w:val="00BF4E8B"/>
    <w:rsid w:val="00C100DC"/>
    <w:rsid w:val="00C15AD8"/>
    <w:rsid w:val="00C26782"/>
    <w:rsid w:val="00C309E6"/>
    <w:rsid w:val="00C316A0"/>
    <w:rsid w:val="00C527B1"/>
    <w:rsid w:val="00C9403F"/>
    <w:rsid w:val="00CA6891"/>
    <w:rsid w:val="00CC2BFE"/>
    <w:rsid w:val="00CD0DB1"/>
    <w:rsid w:val="00D00EB2"/>
    <w:rsid w:val="00D13241"/>
    <w:rsid w:val="00D27B0C"/>
    <w:rsid w:val="00D36645"/>
    <w:rsid w:val="00D5531A"/>
    <w:rsid w:val="00D55784"/>
    <w:rsid w:val="00D617BE"/>
    <w:rsid w:val="00DA0068"/>
    <w:rsid w:val="00DB7D1F"/>
    <w:rsid w:val="00DC2F30"/>
    <w:rsid w:val="00E127DE"/>
    <w:rsid w:val="00E14C6E"/>
    <w:rsid w:val="00E1785E"/>
    <w:rsid w:val="00E34B4C"/>
    <w:rsid w:val="00E3645E"/>
    <w:rsid w:val="00E548EF"/>
    <w:rsid w:val="00E55AF4"/>
    <w:rsid w:val="00E71543"/>
    <w:rsid w:val="00E72661"/>
    <w:rsid w:val="00E75946"/>
    <w:rsid w:val="00E81095"/>
    <w:rsid w:val="00E81FDF"/>
    <w:rsid w:val="00EB12B0"/>
    <w:rsid w:val="00EC3F22"/>
    <w:rsid w:val="00EE5488"/>
    <w:rsid w:val="00EE7F0A"/>
    <w:rsid w:val="00EF2A18"/>
    <w:rsid w:val="00EF676D"/>
    <w:rsid w:val="00F0424F"/>
    <w:rsid w:val="00F234F6"/>
    <w:rsid w:val="00F32FD4"/>
    <w:rsid w:val="00F412E7"/>
    <w:rsid w:val="00F5701D"/>
    <w:rsid w:val="00F57096"/>
    <w:rsid w:val="00F61988"/>
    <w:rsid w:val="00F93ACC"/>
    <w:rsid w:val="00FB20B0"/>
    <w:rsid w:val="00FC6FA7"/>
    <w:rsid w:val="00FF047B"/>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7EF63B"/>
  <w15:chartTrackingRefBased/>
  <w15:docId w15:val="{34CC6CD4-8167-A242-BD13-42AD21B1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14FE0"/>
    <w:rPr>
      <w:sz w:val="16"/>
      <w:szCs w:val="16"/>
    </w:rPr>
  </w:style>
  <w:style w:type="paragraph" w:styleId="CommentText">
    <w:name w:val="annotation text"/>
    <w:basedOn w:val="Normal"/>
    <w:link w:val="CommentTextChar"/>
    <w:uiPriority w:val="99"/>
    <w:semiHidden/>
    <w:unhideWhenUsed/>
    <w:rsid w:val="00514FE0"/>
    <w:rPr>
      <w:sz w:val="20"/>
      <w:szCs w:val="20"/>
    </w:rPr>
  </w:style>
  <w:style w:type="character" w:customStyle="1" w:styleId="CommentTextChar">
    <w:name w:val="Comment Text Char"/>
    <w:basedOn w:val="DefaultParagraphFont"/>
    <w:link w:val="CommentText"/>
    <w:uiPriority w:val="99"/>
    <w:semiHidden/>
    <w:rsid w:val="00514FE0"/>
    <w:rPr>
      <w:sz w:val="20"/>
      <w:szCs w:val="20"/>
    </w:rPr>
  </w:style>
  <w:style w:type="paragraph" w:styleId="CommentSubject">
    <w:name w:val="annotation subject"/>
    <w:basedOn w:val="CommentText"/>
    <w:next w:val="CommentText"/>
    <w:link w:val="CommentSubjectChar"/>
    <w:uiPriority w:val="99"/>
    <w:semiHidden/>
    <w:unhideWhenUsed/>
    <w:rsid w:val="00514FE0"/>
    <w:rPr>
      <w:b/>
      <w:bCs/>
    </w:rPr>
  </w:style>
  <w:style w:type="character" w:customStyle="1" w:styleId="CommentSubjectChar">
    <w:name w:val="Comment Subject Char"/>
    <w:basedOn w:val="CommentTextChar"/>
    <w:link w:val="CommentSubject"/>
    <w:uiPriority w:val="99"/>
    <w:semiHidden/>
    <w:rsid w:val="00514FE0"/>
    <w:rPr>
      <w:b/>
      <w:bCs/>
      <w:sz w:val="20"/>
      <w:szCs w:val="20"/>
    </w:rPr>
  </w:style>
  <w:style w:type="paragraph" w:styleId="BalloonText">
    <w:name w:val="Balloon Text"/>
    <w:basedOn w:val="Normal"/>
    <w:link w:val="BalloonTextChar"/>
    <w:uiPriority w:val="99"/>
    <w:semiHidden/>
    <w:unhideWhenUsed/>
    <w:rsid w:val="00514F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4FE0"/>
    <w:rPr>
      <w:rFonts w:ascii="Times New Roman" w:hAnsi="Times New Roman" w:cs="Times New Roman"/>
      <w:sz w:val="18"/>
      <w:szCs w:val="18"/>
    </w:rPr>
  </w:style>
  <w:style w:type="paragraph" w:styleId="NormalWeb">
    <w:name w:val="Normal (Web)"/>
    <w:basedOn w:val="Normal"/>
    <w:uiPriority w:val="99"/>
    <w:unhideWhenUsed/>
    <w:rsid w:val="00845647"/>
    <w:pPr>
      <w:spacing w:before="100" w:beforeAutospacing="1" w:after="100" w:afterAutospacing="1"/>
    </w:pPr>
    <w:rPr>
      <w:rFonts w:ascii="Times New Roman" w:eastAsia="Times New Roman" w:hAnsi="Times New Roman" w:cs="Times New Roman"/>
    </w:rPr>
  </w:style>
  <w:style w:type="table" w:styleId="PlainTable5">
    <w:name w:val="Plain Table 5"/>
    <w:basedOn w:val="TableNormal"/>
    <w:uiPriority w:val="45"/>
    <w:rsid w:val="002D23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4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504"/>
    <w:rPr>
      <w:color w:val="0563C1" w:themeColor="hyperlink"/>
      <w:u w:val="single"/>
    </w:rPr>
  </w:style>
  <w:style w:type="character" w:styleId="UnresolvedMention">
    <w:name w:val="Unresolved Mention"/>
    <w:basedOn w:val="DefaultParagraphFont"/>
    <w:uiPriority w:val="99"/>
    <w:semiHidden/>
    <w:unhideWhenUsed/>
    <w:rsid w:val="00A87504"/>
    <w:rPr>
      <w:color w:val="605E5C"/>
      <w:shd w:val="clear" w:color="auto" w:fill="E1DFDD"/>
    </w:rPr>
  </w:style>
  <w:style w:type="paragraph" w:customStyle="1" w:styleId="attribute">
    <w:name w:val="attribute"/>
    <w:basedOn w:val="Normal"/>
    <w:rsid w:val="002301D8"/>
    <w:pPr>
      <w:spacing w:before="100" w:beforeAutospacing="1" w:after="100" w:afterAutospacing="1"/>
    </w:pPr>
    <w:rPr>
      <w:rFonts w:ascii="Times New Roman" w:eastAsia="Times New Roman" w:hAnsi="Times New Roman" w:cs="Times New Roman"/>
    </w:rPr>
  </w:style>
  <w:style w:type="table" w:styleId="PlainTable3">
    <w:name w:val="Plain Table 3"/>
    <w:basedOn w:val="TableNormal"/>
    <w:uiPriority w:val="43"/>
    <w:rsid w:val="000358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30167"/>
    <w:rPr>
      <w:b/>
      <w:bCs/>
    </w:rPr>
  </w:style>
  <w:style w:type="character" w:styleId="Emphasis">
    <w:name w:val="Emphasis"/>
    <w:basedOn w:val="DefaultParagraphFont"/>
    <w:uiPriority w:val="20"/>
    <w:qFormat/>
    <w:rsid w:val="00AA2A69"/>
    <w:rPr>
      <w:i/>
      <w:iCs/>
    </w:rPr>
  </w:style>
  <w:style w:type="character" w:customStyle="1" w:styleId="apple-converted-space">
    <w:name w:val="apple-converted-space"/>
    <w:basedOn w:val="DefaultParagraphFont"/>
    <w:rsid w:val="00676CF0"/>
  </w:style>
  <w:style w:type="character" w:styleId="FollowedHyperlink">
    <w:name w:val="FollowedHyperlink"/>
    <w:basedOn w:val="DefaultParagraphFont"/>
    <w:uiPriority w:val="99"/>
    <w:semiHidden/>
    <w:unhideWhenUsed/>
    <w:rsid w:val="00FF695A"/>
    <w:rPr>
      <w:color w:val="954F72" w:themeColor="followedHyperlink"/>
      <w:u w:val="single"/>
    </w:rPr>
  </w:style>
  <w:style w:type="paragraph" w:styleId="Revision">
    <w:name w:val="Revision"/>
    <w:hidden/>
    <w:uiPriority w:val="99"/>
    <w:semiHidden/>
    <w:rsid w:val="005E6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5521">
      <w:bodyDiv w:val="1"/>
      <w:marLeft w:val="0"/>
      <w:marRight w:val="0"/>
      <w:marTop w:val="0"/>
      <w:marBottom w:val="0"/>
      <w:divBdr>
        <w:top w:val="none" w:sz="0" w:space="0" w:color="auto"/>
        <w:left w:val="none" w:sz="0" w:space="0" w:color="auto"/>
        <w:bottom w:val="none" w:sz="0" w:space="0" w:color="auto"/>
        <w:right w:val="none" w:sz="0" w:space="0" w:color="auto"/>
      </w:divBdr>
      <w:divsChild>
        <w:div w:id="3270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8724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9031">
      <w:bodyDiv w:val="1"/>
      <w:marLeft w:val="0"/>
      <w:marRight w:val="0"/>
      <w:marTop w:val="0"/>
      <w:marBottom w:val="0"/>
      <w:divBdr>
        <w:top w:val="none" w:sz="0" w:space="0" w:color="auto"/>
        <w:left w:val="none" w:sz="0" w:space="0" w:color="auto"/>
        <w:bottom w:val="none" w:sz="0" w:space="0" w:color="auto"/>
        <w:right w:val="none" w:sz="0" w:space="0" w:color="auto"/>
      </w:divBdr>
    </w:div>
    <w:div w:id="591546841">
      <w:bodyDiv w:val="1"/>
      <w:marLeft w:val="0"/>
      <w:marRight w:val="0"/>
      <w:marTop w:val="0"/>
      <w:marBottom w:val="0"/>
      <w:divBdr>
        <w:top w:val="none" w:sz="0" w:space="0" w:color="auto"/>
        <w:left w:val="none" w:sz="0" w:space="0" w:color="auto"/>
        <w:bottom w:val="none" w:sz="0" w:space="0" w:color="auto"/>
        <w:right w:val="none" w:sz="0" w:space="0" w:color="auto"/>
      </w:divBdr>
    </w:div>
    <w:div w:id="654380956">
      <w:bodyDiv w:val="1"/>
      <w:marLeft w:val="0"/>
      <w:marRight w:val="0"/>
      <w:marTop w:val="0"/>
      <w:marBottom w:val="0"/>
      <w:divBdr>
        <w:top w:val="none" w:sz="0" w:space="0" w:color="auto"/>
        <w:left w:val="none" w:sz="0" w:space="0" w:color="auto"/>
        <w:bottom w:val="none" w:sz="0" w:space="0" w:color="auto"/>
        <w:right w:val="none" w:sz="0" w:space="0" w:color="auto"/>
      </w:divBdr>
    </w:div>
    <w:div w:id="698433179">
      <w:bodyDiv w:val="1"/>
      <w:marLeft w:val="0"/>
      <w:marRight w:val="0"/>
      <w:marTop w:val="0"/>
      <w:marBottom w:val="0"/>
      <w:divBdr>
        <w:top w:val="none" w:sz="0" w:space="0" w:color="auto"/>
        <w:left w:val="none" w:sz="0" w:space="0" w:color="auto"/>
        <w:bottom w:val="none" w:sz="0" w:space="0" w:color="auto"/>
        <w:right w:val="none" w:sz="0" w:space="0" w:color="auto"/>
      </w:divBdr>
    </w:div>
    <w:div w:id="1099761948">
      <w:bodyDiv w:val="1"/>
      <w:marLeft w:val="0"/>
      <w:marRight w:val="0"/>
      <w:marTop w:val="0"/>
      <w:marBottom w:val="0"/>
      <w:divBdr>
        <w:top w:val="none" w:sz="0" w:space="0" w:color="auto"/>
        <w:left w:val="none" w:sz="0" w:space="0" w:color="auto"/>
        <w:bottom w:val="none" w:sz="0" w:space="0" w:color="auto"/>
        <w:right w:val="none" w:sz="0" w:space="0" w:color="auto"/>
      </w:divBdr>
    </w:div>
    <w:div w:id="1161191498">
      <w:bodyDiv w:val="1"/>
      <w:marLeft w:val="0"/>
      <w:marRight w:val="0"/>
      <w:marTop w:val="0"/>
      <w:marBottom w:val="0"/>
      <w:divBdr>
        <w:top w:val="none" w:sz="0" w:space="0" w:color="auto"/>
        <w:left w:val="none" w:sz="0" w:space="0" w:color="auto"/>
        <w:bottom w:val="none" w:sz="0" w:space="0" w:color="auto"/>
        <w:right w:val="none" w:sz="0" w:space="0" w:color="auto"/>
      </w:divBdr>
      <w:divsChild>
        <w:div w:id="1732189168">
          <w:marLeft w:val="0"/>
          <w:marRight w:val="0"/>
          <w:marTop w:val="0"/>
          <w:marBottom w:val="0"/>
          <w:divBdr>
            <w:top w:val="none" w:sz="0" w:space="0" w:color="auto"/>
            <w:left w:val="none" w:sz="0" w:space="0" w:color="auto"/>
            <w:bottom w:val="none" w:sz="0" w:space="0" w:color="auto"/>
            <w:right w:val="none" w:sz="0" w:space="0" w:color="auto"/>
          </w:divBdr>
          <w:divsChild>
            <w:div w:id="741367911">
              <w:marLeft w:val="0"/>
              <w:marRight w:val="0"/>
              <w:marTop w:val="0"/>
              <w:marBottom w:val="0"/>
              <w:divBdr>
                <w:top w:val="none" w:sz="0" w:space="0" w:color="auto"/>
                <w:left w:val="none" w:sz="0" w:space="0" w:color="auto"/>
                <w:bottom w:val="none" w:sz="0" w:space="0" w:color="auto"/>
                <w:right w:val="none" w:sz="0" w:space="0" w:color="auto"/>
              </w:divBdr>
              <w:divsChild>
                <w:div w:id="15934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371114">
      <w:bodyDiv w:val="1"/>
      <w:marLeft w:val="0"/>
      <w:marRight w:val="0"/>
      <w:marTop w:val="0"/>
      <w:marBottom w:val="0"/>
      <w:divBdr>
        <w:top w:val="none" w:sz="0" w:space="0" w:color="auto"/>
        <w:left w:val="none" w:sz="0" w:space="0" w:color="auto"/>
        <w:bottom w:val="none" w:sz="0" w:space="0" w:color="auto"/>
        <w:right w:val="none" w:sz="0" w:space="0" w:color="auto"/>
      </w:divBdr>
    </w:div>
    <w:div w:id="1284651886">
      <w:bodyDiv w:val="1"/>
      <w:marLeft w:val="0"/>
      <w:marRight w:val="0"/>
      <w:marTop w:val="0"/>
      <w:marBottom w:val="0"/>
      <w:divBdr>
        <w:top w:val="none" w:sz="0" w:space="0" w:color="auto"/>
        <w:left w:val="none" w:sz="0" w:space="0" w:color="auto"/>
        <w:bottom w:val="none" w:sz="0" w:space="0" w:color="auto"/>
        <w:right w:val="none" w:sz="0" w:space="0" w:color="auto"/>
      </w:divBdr>
    </w:div>
    <w:div w:id="1308322365">
      <w:bodyDiv w:val="1"/>
      <w:marLeft w:val="0"/>
      <w:marRight w:val="0"/>
      <w:marTop w:val="0"/>
      <w:marBottom w:val="0"/>
      <w:divBdr>
        <w:top w:val="none" w:sz="0" w:space="0" w:color="auto"/>
        <w:left w:val="none" w:sz="0" w:space="0" w:color="auto"/>
        <w:bottom w:val="none" w:sz="0" w:space="0" w:color="auto"/>
        <w:right w:val="none" w:sz="0" w:space="0" w:color="auto"/>
      </w:divBdr>
      <w:divsChild>
        <w:div w:id="1824806852">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sChild>
    </w:div>
    <w:div w:id="1322388476">
      <w:bodyDiv w:val="1"/>
      <w:marLeft w:val="0"/>
      <w:marRight w:val="0"/>
      <w:marTop w:val="0"/>
      <w:marBottom w:val="0"/>
      <w:divBdr>
        <w:top w:val="none" w:sz="0" w:space="0" w:color="auto"/>
        <w:left w:val="none" w:sz="0" w:space="0" w:color="auto"/>
        <w:bottom w:val="none" w:sz="0" w:space="0" w:color="auto"/>
        <w:right w:val="none" w:sz="0" w:space="0" w:color="auto"/>
      </w:divBdr>
    </w:div>
    <w:div w:id="1445727133">
      <w:bodyDiv w:val="1"/>
      <w:marLeft w:val="0"/>
      <w:marRight w:val="0"/>
      <w:marTop w:val="0"/>
      <w:marBottom w:val="0"/>
      <w:divBdr>
        <w:top w:val="none" w:sz="0" w:space="0" w:color="auto"/>
        <w:left w:val="none" w:sz="0" w:space="0" w:color="auto"/>
        <w:bottom w:val="none" w:sz="0" w:space="0" w:color="auto"/>
        <w:right w:val="none" w:sz="0" w:space="0" w:color="auto"/>
      </w:divBdr>
    </w:div>
    <w:div w:id="1575166935">
      <w:bodyDiv w:val="1"/>
      <w:marLeft w:val="0"/>
      <w:marRight w:val="0"/>
      <w:marTop w:val="0"/>
      <w:marBottom w:val="0"/>
      <w:divBdr>
        <w:top w:val="none" w:sz="0" w:space="0" w:color="auto"/>
        <w:left w:val="none" w:sz="0" w:space="0" w:color="auto"/>
        <w:bottom w:val="none" w:sz="0" w:space="0" w:color="auto"/>
        <w:right w:val="none" w:sz="0" w:space="0" w:color="auto"/>
      </w:divBdr>
      <w:divsChild>
        <w:div w:id="1418164735">
          <w:marLeft w:val="0"/>
          <w:marRight w:val="0"/>
          <w:marTop w:val="0"/>
          <w:marBottom w:val="0"/>
          <w:divBdr>
            <w:top w:val="none" w:sz="0" w:space="0" w:color="auto"/>
            <w:left w:val="none" w:sz="0" w:space="0" w:color="auto"/>
            <w:bottom w:val="none" w:sz="0" w:space="0" w:color="auto"/>
            <w:right w:val="none" w:sz="0" w:space="0" w:color="auto"/>
          </w:divBdr>
          <w:divsChild>
            <w:div w:id="1915551833">
              <w:marLeft w:val="0"/>
              <w:marRight w:val="0"/>
              <w:marTop w:val="0"/>
              <w:marBottom w:val="0"/>
              <w:divBdr>
                <w:top w:val="none" w:sz="0" w:space="0" w:color="auto"/>
                <w:left w:val="none" w:sz="0" w:space="0" w:color="auto"/>
                <w:bottom w:val="none" w:sz="0" w:space="0" w:color="auto"/>
                <w:right w:val="none" w:sz="0" w:space="0" w:color="auto"/>
              </w:divBdr>
              <w:divsChild>
                <w:div w:id="16652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9241">
      <w:bodyDiv w:val="1"/>
      <w:marLeft w:val="0"/>
      <w:marRight w:val="0"/>
      <w:marTop w:val="0"/>
      <w:marBottom w:val="0"/>
      <w:divBdr>
        <w:top w:val="none" w:sz="0" w:space="0" w:color="auto"/>
        <w:left w:val="none" w:sz="0" w:space="0" w:color="auto"/>
        <w:bottom w:val="none" w:sz="0" w:space="0" w:color="auto"/>
        <w:right w:val="none" w:sz="0" w:space="0" w:color="auto"/>
      </w:divBdr>
      <w:divsChild>
        <w:div w:id="664436430">
          <w:marLeft w:val="0"/>
          <w:marRight w:val="0"/>
          <w:marTop w:val="0"/>
          <w:marBottom w:val="0"/>
          <w:divBdr>
            <w:top w:val="none" w:sz="0" w:space="0" w:color="auto"/>
            <w:left w:val="none" w:sz="0" w:space="0" w:color="auto"/>
            <w:bottom w:val="none" w:sz="0" w:space="0" w:color="auto"/>
            <w:right w:val="none" w:sz="0" w:space="0" w:color="auto"/>
          </w:divBdr>
        </w:div>
        <w:div w:id="1148589327">
          <w:marLeft w:val="0"/>
          <w:marRight w:val="0"/>
          <w:marTop w:val="0"/>
          <w:marBottom w:val="0"/>
          <w:divBdr>
            <w:top w:val="none" w:sz="0" w:space="0" w:color="auto"/>
            <w:left w:val="none" w:sz="0" w:space="0" w:color="auto"/>
            <w:bottom w:val="none" w:sz="0" w:space="0" w:color="auto"/>
            <w:right w:val="none" w:sz="0" w:space="0" w:color="auto"/>
          </w:divBdr>
        </w:div>
      </w:divsChild>
    </w:div>
    <w:div w:id="1914046064">
      <w:bodyDiv w:val="1"/>
      <w:marLeft w:val="0"/>
      <w:marRight w:val="0"/>
      <w:marTop w:val="0"/>
      <w:marBottom w:val="0"/>
      <w:divBdr>
        <w:top w:val="none" w:sz="0" w:space="0" w:color="auto"/>
        <w:left w:val="none" w:sz="0" w:space="0" w:color="auto"/>
        <w:bottom w:val="none" w:sz="0" w:space="0" w:color="auto"/>
        <w:right w:val="none" w:sz="0" w:space="0" w:color="auto"/>
      </w:divBdr>
    </w:div>
    <w:div w:id="2136675372">
      <w:bodyDiv w:val="1"/>
      <w:marLeft w:val="0"/>
      <w:marRight w:val="0"/>
      <w:marTop w:val="0"/>
      <w:marBottom w:val="0"/>
      <w:divBdr>
        <w:top w:val="none" w:sz="0" w:space="0" w:color="auto"/>
        <w:left w:val="none" w:sz="0" w:space="0" w:color="auto"/>
        <w:bottom w:val="none" w:sz="0" w:space="0" w:color="auto"/>
        <w:right w:val="none" w:sz="0" w:space="0" w:color="auto"/>
      </w:divBdr>
      <w:divsChild>
        <w:div w:id="465398291">
          <w:marLeft w:val="0"/>
          <w:marRight w:val="0"/>
          <w:marTop w:val="0"/>
          <w:marBottom w:val="0"/>
          <w:divBdr>
            <w:top w:val="none" w:sz="0" w:space="0" w:color="auto"/>
            <w:left w:val="none" w:sz="0" w:space="0" w:color="auto"/>
            <w:bottom w:val="none" w:sz="0" w:space="0" w:color="auto"/>
            <w:right w:val="none" w:sz="0" w:space="0" w:color="auto"/>
          </w:divBdr>
          <w:divsChild>
            <w:div w:id="1118455817">
              <w:marLeft w:val="0"/>
              <w:marRight w:val="0"/>
              <w:marTop w:val="0"/>
              <w:marBottom w:val="0"/>
              <w:divBdr>
                <w:top w:val="none" w:sz="0" w:space="0" w:color="auto"/>
                <w:left w:val="none" w:sz="0" w:space="0" w:color="auto"/>
                <w:bottom w:val="none" w:sz="0" w:space="0" w:color="auto"/>
                <w:right w:val="none" w:sz="0" w:space="0" w:color="auto"/>
              </w:divBdr>
              <w:divsChild>
                <w:div w:id="4917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ncedirect.com/science/article/pii/S014362281100127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yperlink" Target="https://besjournals.onlinelibrary.wiley.com/doi/10.1111/2041-210X.13029" TargetMode="External"/><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s://www.ncbi.nlm.nih.gov/pmc/articles/PMC4228613/" TargetMode="External"/><Relationship Id="rId14" Type="http://schemas.openxmlformats.org/officeDocument/2006/relationships/hyperlink" Target="https://cran.r-project.org/package=RRPP"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EAC29-FB92-D942-ADBA-F2AE3BD2E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11</Pages>
  <Words>3254</Words>
  <Characters>18554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Baken</dc:creator>
  <cp:keywords/>
  <dc:description/>
  <cp:lastModifiedBy>Flading, Sean P</cp:lastModifiedBy>
  <cp:revision>5</cp:revision>
  <dcterms:created xsi:type="dcterms:W3CDTF">2019-06-17T14:16:00Z</dcterms:created>
  <dcterms:modified xsi:type="dcterms:W3CDTF">2019-06-18T16:30:00Z</dcterms:modified>
</cp:coreProperties>
</file>